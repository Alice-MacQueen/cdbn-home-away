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8BC8C" w14:textId="0395B73B" w:rsidR="00AF7B85" w:rsidRDefault="000E71B2" w:rsidP="00AE46BB">
      <w:pPr>
        <w:pStyle w:val="Title"/>
      </w:pPr>
      <w:r>
        <w:t xml:space="preserve">Local to </w:t>
      </w:r>
      <w:r w:rsidRPr="00AE46BB">
        <w:t>continent</w:t>
      </w:r>
      <w:r w:rsidR="004930CD">
        <w:t>al</w:t>
      </w:r>
      <w:r w:rsidRPr="00AE46BB">
        <w:t>-scale variation in fitness and heritability in common bean (</w:t>
      </w:r>
      <w:r w:rsidRPr="00AE46BB">
        <w:rPr>
          <w:i/>
        </w:rPr>
        <w:t>Phaseolus vulgaris</w:t>
      </w:r>
      <w:r w:rsidRPr="00AE46BB">
        <w:t>)</w:t>
      </w:r>
    </w:p>
    <w:p w14:paraId="01562BDE" w14:textId="2D7FBD68" w:rsidR="00AF7B85" w:rsidRDefault="000E71B2">
      <w:pPr>
        <w:pStyle w:val="Standard"/>
        <w:keepNext/>
        <w:keepLines/>
        <w:widowControl/>
        <w:spacing w:after="240" w:line="240" w:lineRule="auto"/>
      </w:pPr>
      <w:r>
        <w:rPr>
          <w:rFonts w:ascii="Garamond" w:eastAsia="Garamond" w:hAnsi="Garamond" w:cs="Garamond"/>
          <w:color w:val="000000"/>
        </w:rPr>
        <w:t>Alice H. MacQueen</w:t>
      </w:r>
      <w:r>
        <w:rPr>
          <w:rFonts w:ascii="Garamond" w:eastAsia="Garamond" w:hAnsi="Garamond" w:cs="Garamond"/>
          <w:color w:val="000000"/>
          <w:vertAlign w:val="superscript"/>
        </w:rPr>
        <w:t>1</w:t>
      </w:r>
      <w:r>
        <w:rPr>
          <w:rFonts w:ascii="Garamond" w:eastAsia="Garamond" w:hAnsi="Garamond" w:cs="Garamond"/>
          <w:color w:val="000000"/>
        </w:rPr>
        <w:t>, Colin K. Khoury</w:t>
      </w:r>
      <w:r>
        <w:rPr>
          <w:rFonts w:ascii="Garamond" w:eastAsia="Garamond" w:hAnsi="Garamond" w:cs="Garamond"/>
          <w:color w:val="000000"/>
          <w:vertAlign w:val="superscript"/>
        </w:rPr>
        <w:t>2,3</w:t>
      </w:r>
      <w:r>
        <w:rPr>
          <w:rFonts w:ascii="Garamond" w:eastAsia="Garamond" w:hAnsi="Garamond" w:cs="Garamond"/>
          <w:color w:val="000000"/>
        </w:rPr>
        <w:t>, Phil Miklas</w:t>
      </w:r>
      <w:r>
        <w:rPr>
          <w:rFonts w:ascii="Garamond" w:eastAsia="Garamond" w:hAnsi="Garamond" w:cs="Garamond"/>
          <w:color w:val="000000"/>
          <w:vertAlign w:val="superscript"/>
        </w:rPr>
        <w:t>4</w:t>
      </w:r>
      <w:r>
        <w:rPr>
          <w:rFonts w:ascii="Garamond" w:eastAsia="Garamond" w:hAnsi="Garamond" w:cs="Garamond"/>
          <w:color w:val="000000"/>
        </w:rPr>
        <w:t>, Phillip E. McClean</w:t>
      </w:r>
      <w:r>
        <w:rPr>
          <w:rFonts w:ascii="Garamond" w:eastAsia="Garamond" w:hAnsi="Garamond" w:cs="Garamond"/>
          <w:color w:val="000000"/>
          <w:vertAlign w:val="superscript"/>
        </w:rPr>
        <w:t>5</w:t>
      </w:r>
      <w:r>
        <w:rPr>
          <w:rFonts w:ascii="Garamond" w:eastAsia="Garamond" w:hAnsi="Garamond" w:cs="Garamond"/>
          <w:color w:val="000000"/>
        </w:rPr>
        <w:t>, Juan M. Osorno</w:t>
      </w:r>
      <w:r>
        <w:rPr>
          <w:rFonts w:ascii="Garamond" w:eastAsia="Garamond" w:hAnsi="Garamond" w:cs="Garamond"/>
          <w:color w:val="000000"/>
          <w:vertAlign w:val="superscript"/>
        </w:rPr>
        <w:t>5</w:t>
      </w:r>
      <w:r>
        <w:rPr>
          <w:rFonts w:ascii="Garamond" w:eastAsia="Garamond" w:hAnsi="Garamond" w:cs="Garamond"/>
          <w:color w:val="000000"/>
        </w:rPr>
        <w:t>, Bryan</w:t>
      </w:r>
      <w:r w:rsidR="00B747CD">
        <w:rPr>
          <w:rFonts w:ascii="Garamond" w:eastAsia="Garamond" w:hAnsi="Garamond" w:cs="Garamond"/>
          <w:color w:val="000000"/>
        </w:rPr>
        <w:t xml:space="preserve"> C.</w:t>
      </w:r>
      <w:r>
        <w:rPr>
          <w:rFonts w:ascii="Garamond" w:eastAsia="Garamond" w:hAnsi="Garamond" w:cs="Garamond"/>
          <w:color w:val="000000"/>
        </w:rPr>
        <w:t xml:space="preserve"> Runck</w:t>
      </w:r>
      <w:r>
        <w:rPr>
          <w:rFonts w:ascii="Garamond" w:eastAsia="Garamond" w:hAnsi="Garamond" w:cs="Garamond"/>
          <w:color w:val="000000"/>
          <w:vertAlign w:val="superscript"/>
        </w:rPr>
        <w:t>6</w:t>
      </w:r>
      <w:r>
        <w:rPr>
          <w:rFonts w:ascii="Garamond" w:eastAsia="Garamond" w:hAnsi="Garamond" w:cs="Garamond"/>
          <w:color w:val="000000"/>
        </w:rPr>
        <w:t>, Jeffrey W. White</w:t>
      </w:r>
      <w:r>
        <w:rPr>
          <w:rFonts w:ascii="Garamond" w:eastAsia="Garamond" w:hAnsi="Garamond" w:cs="Garamond"/>
          <w:color w:val="000000"/>
          <w:vertAlign w:val="superscript"/>
        </w:rPr>
        <w:t>7</w:t>
      </w:r>
      <w:r>
        <w:rPr>
          <w:rFonts w:ascii="Garamond" w:eastAsia="Garamond" w:hAnsi="Garamond" w:cs="Garamond"/>
          <w:color w:val="000000"/>
        </w:rPr>
        <w:t>, Michael Kantar</w:t>
      </w:r>
      <w:r>
        <w:rPr>
          <w:rFonts w:ascii="Garamond" w:eastAsia="Garamond" w:hAnsi="Garamond" w:cs="Garamond"/>
          <w:color w:val="000000"/>
          <w:vertAlign w:val="superscript"/>
        </w:rPr>
        <w:t>8</w:t>
      </w:r>
      <w:r>
        <w:rPr>
          <w:rFonts w:ascii="Garamond" w:eastAsia="Garamond" w:hAnsi="Garamond" w:cs="Garamond"/>
          <w:color w:val="000000"/>
        </w:rPr>
        <w:t>, Patrick M. Ewing</w:t>
      </w:r>
      <w:r>
        <w:rPr>
          <w:rFonts w:ascii="Garamond" w:eastAsia="Garamond" w:hAnsi="Garamond" w:cs="Garamond"/>
          <w:color w:val="000000"/>
          <w:vertAlign w:val="superscript"/>
        </w:rPr>
        <w:t>9</w:t>
      </w:r>
      <w:r>
        <w:rPr>
          <w:rFonts w:ascii="Garamond" w:eastAsia="Garamond" w:hAnsi="Garamond" w:cs="Garamond"/>
          <w:color w:val="000000"/>
        </w:rPr>
        <w:t>*</w:t>
      </w:r>
    </w:p>
    <w:p w14:paraId="61DD916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1</w:t>
      </w:r>
      <w:r>
        <w:rPr>
          <w:rFonts w:ascii="Garamond" w:eastAsia="Garamond" w:hAnsi="Garamond" w:cs="Garamond"/>
          <w:color w:val="000000"/>
        </w:rPr>
        <w:t>Department of Integrative Biology, University of Texas at Austin, Austin, TX, USA</w:t>
      </w:r>
    </w:p>
    <w:p w14:paraId="0C210221" w14:textId="65F7CA02" w:rsidR="00AF7B85" w:rsidRDefault="0087716A">
      <w:pPr>
        <w:pStyle w:val="Standard"/>
        <w:keepNext/>
        <w:keepLines/>
        <w:widowControl/>
        <w:spacing w:after="240" w:line="240" w:lineRule="auto"/>
      </w:pPr>
      <w:r>
        <w:rPr>
          <w:rFonts w:ascii="Garamond" w:eastAsia="Garamond" w:hAnsi="Garamond" w:cs="Garamond"/>
          <w:color w:val="000000"/>
          <w:vertAlign w:val="superscript"/>
        </w:rPr>
        <w:t>2</w:t>
      </w:r>
      <w:r w:rsidR="000E71B2">
        <w:rPr>
          <w:rFonts w:ascii="Garamond" w:eastAsia="Garamond" w:hAnsi="Garamond" w:cs="Garamond"/>
          <w:color w:val="000000"/>
        </w:rPr>
        <w:t>International Center for Tropical Agriculture (CIAT), Cali, Colombia</w:t>
      </w:r>
    </w:p>
    <w:p w14:paraId="695B70C5" w14:textId="0FC687B2" w:rsidR="00AF7B85" w:rsidRDefault="0087716A">
      <w:pPr>
        <w:pStyle w:val="Standard"/>
        <w:keepNext/>
        <w:keepLines/>
        <w:widowControl/>
        <w:spacing w:after="240" w:line="240" w:lineRule="auto"/>
      </w:pPr>
      <w:r>
        <w:rPr>
          <w:rFonts w:ascii="Garamond" w:eastAsia="Garamond" w:hAnsi="Garamond" w:cs="Garamond"/>
          <w:color w:val="000000"/>
          <w:vertAlign w:val="superscript"/>
        </w:rPr>
        <w:t>3</w:t>
      </w:r>
      <w:r w:rsidR="000E71B2">
        <w:rPr>
          <w:rFonts w:ascii="Garamond" w:eastAsia="Garamond" w:hAnsi="Garamond" w:cs="Garamond"/>
          <w:color w:val="000000"/>
        </w:rPr>
        <w:t>San Diego Botanic Garden, Encinitas, CA, USA.</w:t>
      </w:r>
    </w:p>
    <w:p w14:paraId="74022C06"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4</w:t>
      </w:r>
      <w:r>
        <w:rPr>
          <w:rFonts w:ascii="Garamond" w:eastAsia="Garamond" w:hAnsi="Garamond" w:cs="Garamond"/>
          <w:color w:val="000000"/>
        </w:rPr>
        <w:t>USDA-ARS, Grain Legume Genetics Physiology Research Unit, Prosser, WA, USA</w:t>
      </w:r>
    </w:p>
    <w:p w14:paraId="125FE90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5</w:t>
      </w:r>
      <w:r>
        <w:rPr>
          <w:rFonts w:ascii="Garamond" w:eastAsia="Garamond" w:hAnsi="Garamond" w:cs="Garamond"/>
          <w:color w:val="000000"/>
        </w:rPr>
        <w:t>Department of Plant Sciences, North Dakota State University, PO Box 6050, Fargo, ND 58108, USA</w:t>
      </w:r>
    </w:p>
    <w:p w14:paraId="047C6FC4"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6</w:t>
      </w:r>
      <w:r>
        <w:rPr>
          <w:rFonts w:ascii="Garamond" w:eastAsia="Garamond" w:hAnsi="Garamond" w:cs="Garamond"/>
          <w:color w:val="000000"/>
        </w:rPr>
        <w:t>GEMS Informatics Center, University of Minnesota, Minneapolis, MN, USA</w:t>
      </w:r>
    </w:p>
    <w:p w14:paraId="34D87617"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7</w:t>
      </w:r>
      <w:r>
        <w:rPr>
          <w:rFonts w:ascii="Garamond" w:eastAsia="Garamond" w:hAnsi="Garamond" w:cs="Garamond"/>
          <w:color w:val="000000"/>
        </w:rPr>
        <w:t>Department of Agricultural and Biological Engineering, The University of Florida, Gainesville, FL, USA</w:t>
      </w:r>
    </w:p>
    <w:p w14:paraId="6F37198F"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8</w:t>
      </w:r>
      <w:r>
        <w:rPr>
          <w:rFonts w:ascii="Garamond" w:eastAsia="Garamond" w:hAnsi="Garamond" w:cs="Garamond"/>
          <w:color w:val="000000"/>
        </w:rPr>
        <w:t>Department of Tropical Plant and Soil Science, University of Hawaii at Manoa, Honolulu, HI, United States of America</w:t>
      </w:r>
    </w:p>
    <w:p w14:paraId="2FDC6E8C"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9</w:t>
      </w:r>
      <w:r>
        <w:rPr>
          <w:rFonts w:ascii="Garamond" w:eastAsia="Garamond" w:hAnsi="Garamond" w:cs="Garamond"/>
          <w:color w:val="000000"/>
        </w:rPr>
        <w:t>USDA-ARS, North Central Agricultural Research Laboratory, Brookings, SD, USA</w:t>
      </w:r>
    </w:p>
    <w:p w14:paraId="315A8259" w14:textId="46B9BC03" w:rsidR="008F7AFF" w:rsidRDefault="000E71B2" w:rsidP="00AE3EC4">
      <w:pPr>
        <w:pStyle w:val="Standard"/>
        <w:keepNext/>
        <w:keepLines/>
        <w:widowControl/>
        <w:spacing w:after="240" w:line="240" w:lineRule="auto"/>
        <w:rPr>
          <w:rFonts w:ascii="Garamond" w:eastAsia="Garamond" w:hAnsi="Garamond" w:cs="Garamond"/>
          <w:color w:val="000000"/>
        </w:rPr>
      </w:pPr>
      <w:r>
        <w:rPr>
          <w:rFonts w:ascii="Garamond" w:eastAsia="Garamond" w:hAnsi="Garamond" w:cs="Garamond"/>
          <w:color w:val="000000"/>
        </w:rPr>
        <w:t>* Corresponding author</w:t>
      </w:r>
    </w:p>
    <w:p w14:paraId="5E6E879E" w14:textId="77777777" w:rsidR="00AE3EC4" w:rsidRPr="00AE3EC4" w:rsidRDefault="00AE3EC4" w:rsidP="00AE3EC4">
      <w:pPr>
        <w:pStyle w:val="Standard"/>
        <w:keepNext/>
        <w:keepLines/>
        <w:widowControl/>
        <w:spacing w:after="240" w:line="240" w:lineRule="auto"/>
        <w:rPr>
          <w:rFonts w:ascii="Garamond" w:eastAsia="Garamond" w:hAnsi="Garamond" w:cs="Garamond"/>
          <w:color w:val="000000"/>
        </w:rPr>
      </w:pPr>
    </w:p>
    <w:p w14:paraId="2DC2B1E8" w14:textId="4903C99E" w:rsidR="000710D1" w:rsidRDefault="000710D1" w:rsidP="000710D1">
      <w:pPr>
        <w:pStyle w:val="Heading1"/>
        <w:ind w:left="0"/>
      </w:pPr>
      <w:r>
        <w:t>CORE IDEAS</w:t>
      </w:r>
    </w:p>
    <w:p w14:paraId="102EA9CE" w14:textId="77777777"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Pr>
          <w:rFonts w:ascii="Garamond" w:hAnsi="Garamond"/>
          <w:color w:val="000000" w:themeColor="text1"/>
        </w:rPr>
        <w:t>Selection history impacts g</w:t>
      </w:r>
      <w:r w:rsidRPr="003E2853">
        <w:rPr>
          <w:rFonts w:ascii="Garamond" w:hAnsi="Garamond"/>
          <w:color w:val="000000" w:themeColor="text1"/>
        </w:rPr>
        <w:t>enetic variation</w:t>
      </w:r>
      <w:r>
        <w:rPr>
          <w:rFonts w:ascii="Garamond" w:hAnsi="Garamond"/>
          <w:color w:val="000000" w:themeColor="text1"/>
        </w:rPr>
        <w:t xml:space="preserve">, which enables </w:t>
      </w:r>
      <w:r w:rsidRPr="003E2853">
        <w:rPr>
          <w:rFonts w:ascii="Garamond" w:hAnsi="Garamond"/>
          <w:color w:val="000000" w:themeColor="text1"/>
        </w:rPr>
        <w:t>adapting crops to new environments and climates</w:t>
      </w:r>
    </w:p>
    <w:p w14:paraId="775747F9" w14:textId="77777777" w:rsidR="003F7A91" w:rsidRDefault="003F7A91" w:rsidP="000710D1">
      <w:pPr>
        <w:pStyle w:val="Standard"/>
        <w:keepNext/>
        <w:keepLines/>
        <w:widowControl/>
        <w:numPr>
          <w:ilvl w:val="0"/>
          <w:numId w:val="7"/>
        </w:numPr>
        <w:spacing w:after="0" w:line="360" w:lineRule="auto"/>
        <w:rPr>
          <w:rFonts w:ascii="Garamond" w:hAnsi="Garamond"/>
          <w:color w:val="000000" w:themeColor="text1"/>
        </w:rPr>
      </w:pPr>
      <w:r w:rsidRPr="003F7A91">
        <w:rPr>
          <w:rFonts w:ascii="Garamond" w:hAnsi="Garamond"/>
          <w:color w:val="000000" w:themeColor="text1"/>
        </w:rPr>
        <w:t>We report spatiotemporal variation in dry bean yield, local adaptation and segregating genetics</w:t>
      </w:r>
    </w:p>
    <w:p w14:paraId="3398605A" w14:textId="078AEA9D"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Yields became more heritable in two of three dry bean races across North America over 35 years</w:t>
      </w:r>
    </w:p>
    <w:p w14:paraId="77B527B2" w14:textId="77777777"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Local adaptation (home field advantage) was worth up to 34 years of average breeding gains</w:t>
      </w:r>
    </w:p>
    <w:p w14:paraId="7BC0D10B" w14:textId="77777777"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Sites with high heritability and home field advantage are best for adapting to new environments</w:t>
      </w:r>
    </w:p>
    <w:p w14:paraId="312E72E4" w14:textId="77777777" w:rsidR="000710D1" w:rsidRDefault="000710D1" w:rsidP="000710D1">
      <w:pPr>
        <w:pStyle w:val="Heading1"/>
      </w:pPr>
    </w:p>
    <w:p w14:paraId="5E409190" w14:textId="7CDFCFA9" w:rsidR="00AF7B85" w:rsidRDefault="000E71B2" w:rsidP="000710D1">
      <w:pPr>
        <w:pStyle w:val="Heading1"/>
        <w:ind w:left="0"/>
      </w:pPr>
      <w:r>
        <w:lastRenderedPageBreak/>
        <w:t>ABSTRACT</w:t>
      </w:r>
    </w:p>
    <w:p w14:paraId="6E1D1B99" w14:textId="77777777" w:rsidR="00AF7B85" w:rsidRDefault="000E71B2">
      <w:pPr>
        <w:pStyle w:val="Standard"/>
        <w:widowControl/>
        <w:spacing w:after="240" w:line="480" w:lineRule="auto"/>
        <w:ind w:firstLine="360"/>
      </w:pPr>
      <w:r>
        <w:rPr>
          <w:rFonts w:ascii="Garamond" w:eastAsia="Garamond" w:hAnsi="Garamond" w:cs="Garamond"/>
          <w:color w:val="000000"/>
          <w:shd w:val="clear" w:color="auto" w:fill="FFFFFF"/>
        </w:rPr>
        <w:t xml:space="preserve">Selection during plant domestication and improvement often decreases genetic variation, including variation that confers adaptation to local conditions. </w:t>
      </w:r>
      <w:r>
        <w:rPr>
          <w:rFonts w:ascii="Garamond" w:eastAsia="Garamond" w:hAnsi="Garamond" w:cs="Garamond"/>
          <w:color w:val="000000"/>
        </w:rPr>
        <w:t>We report spatial and temporal variation in fitness (seed yield), local adaptation, and segregating genetic variation within three races of common bean (</w:t>
      </w:r>
      <w:r>
        <w:rPr>
          <w:rFonts w:ascii="Garamond" w:eastAsia="Garamond" w:hAnsi="Garamond" w:cs="Garamond"/>
          <w:i/>
          <w:color w:val="000000"/>
        </w:rPr>
        <w:t xml:space="preserve">Phaseolus vulgaris </w:t>
      </w:r>
      <w:r>
        <w:rPr>
          <w:rFonts w:ascii="Garamond" w:eastAsia="Garamond" w:hAnsi="Garamond" w:cs="Garamond"/>
          <w:color w:val="000000"/>
        </w:rPr>
        <w:t>L.) with differing domestication histories and genetic diversities. Three-hundred and twenty-seven common bean genotypes had seed yield measured at subsets of 70 sites across North America between 1981–2015, as part of the Cooperative Dry Bean Nursery (CDBN). We estimated local adaptation using the metric home field advantage (HFA) and segregating genetic variation using heritability. The Durango and Mesoamerican races (Middle American genepool) had higher-than-expected (</w:t>
      </w:r>
      <w:r>
        <w:rPr>
          <w:rFonts w:ascii="Garamond" w:eastAsia="Garamond" w:hAnsi="Garamond" w:cs="Garamond"/>
          <w:i/>
          <w:color w:val="000000"/>
        </w:rPr>
        <w:t>p</w:t>
      </w:r>
      <w:r>
        <w:rPr>
          <w:rFonts w:ascii="Garamond" w:eastAsia="Garamond" w:hAnsi="Garamond" w:cs="Garamond"/>
          <w:color w:val="000000"/>
        </w:rPr>
        <w:t xml:space="preserve"> = 0.002) HFA, equal to up to 34 years of average yield gains. Surprisingly, Nueva Granada (Andean genepool) and Durango yields became more heritable across the study period (</w:t>
      </w:r>
      <w:r>
        <w:rPr>
          <w:rFonts w:ascii="Garamond" w:eastAsia="Garamond" w:hAnsi="Garamond" w:cs="Garamond"/>
          <w:i/>
          <w:color w:val="000000"/>
        </w:rPr>
        <w:t xml:space="preserve">p </w:t>
      </w:r>
      <w:r>
        <w:rPr>
          <w:rFonts w:ascii="Garamond" w:eastAsia="Garamond" w:hAnsi="Garamond" w:cs="Garamond"/>
          <w:color w:val="000000"/>
        </w:rPr>
        <w:t>&lt; 0.001), while Mesoamerican heritability decreased (</w:t>
      </w:r>
      <w:r>
        <w:rPr>
          <w:rFonts w:ascii="Garamond" w:eastAsia="Garamond" w:hAnsi="Garamond" w:cs="Garamond"/>
          <w:i/>
          <w:color w:val="000000"/>
        </w:rPr>
        <w:t>p</w:t>
      </w:r>
      <w:r>
        <w:rPr>
          <w:rFonts w:ascii="Garamond" w:eastAsia="Garamond" w:hAnsi="Garamond" w:cs="Garamond"/>
          <w:color w:val="000000"/>
        </w:rPr>
        <w:t xml:space="preserve"> &lt; 0.001). Both metrics detected diversity loss corresponding to the timings of major historical gene introgressions. Local adaptation remains an agronomically important phenomenon within some common bean races. Common bean adaptation to new conditions will be most rapid at locations with large local adaptation benefits and high heritability.</w:t>
      </w:r>
    </w:p>
    <w:p w14:paraId="6DB8B810" w14:textId="3916B042" w:rsidR="00AF7B85" w:rsidRDefault="000E71B2">
      <w:pPr>
        <w:pStyle w:val="Standard"/>
        <w:widowControl/>
        <w:spacing w:after="240" w:line="480" w:lineRule="auto"/>
      </w:pPr>
      <w:r>
        <w:rPr>
          <w:rFonts w:ascii="Garamond" w:eastAsia="Garamond" w:hAnsi="Garamond" w:cs="Garamond"/>
          <w:b/>
          <w:color w:val="000000"/>
        </w:rPr>
        <w:t xml:space="preserve">Key Words:  </w:t>
      </w:r>
      <w:r>
        <w:rPr>
          <w:rFonts w:ascii="Garamond" w:eastAsia="Garamond" w:hAnsi="Garamond" w:cs="Garamond"/>
          <w:color w:val="000000"/>
        </w:rPr>
        <w:t xml:space="preserve">Cooperative Dry Bean Nursery (CDBN), domestication, home field advantage, local adaptation, </w:t>
      </w:r>
      <w:r>
        <w:rPr>
          <w:rFonts w:ascii="Garamond" w:eastAsia="Garamond" w:hAnsi="Garamond" w:cs="Garamond"/>
          <w:i/>
          <w:color w:val="000000"/>
        </w:rPr>
        <w:t xml:space="preserve">Phaseolus vulgaris </w:t>
      </w:r>
      <w:r>
        <w:rPr>
          <w:rFonts w:ascii="Garamond" w:eastAsia="Garamond" w:hAnsi="Garamond" w:cs="Garamond"/>
          <w:color w:val="000000"/>
        </w:rPr>
        <w:t>(common bean)</w:t>
      </w:r>
    </w:p>
    <w:p w14:paraId="627A24D6" w14:textId="77777777" w:rsidR="00AF7B85" w:rsidRDefault="000E71B2">
      <w:pPr>
        <w:pStyle w:val="Heading1"/>
        <w:pageBreakBefore/>
        <w:numPr>
          <w:ilvl w:val="0"/>
          <w:numId w:val="4"/>
        </w:numPr>
        <w:ind w:left="360"/>
      </w:pPr>
      <w:r>
        <w:lastRenderedPageBreak/>
        <w:t xml:space="preserve">INTRODUCTION </w:t>
      </w:r>
      <w:r>
        <w:tab/>
      </w:r>
    </w:p>
    <w:p w14:paraId="02E41CA8" w14:textId="77777777" w:rsidR="00AF7B85" w:rsidRDefault="000E71B2">
      <w:pPr>
        <w:pStyle w:val="Standard"/>
        <w:widowControl/>
        <w:spacing w:after="240" w:line="480" w:lineRule="auto"/>
        <w:ind w:firstLine="360"/>
      </w:pPr>
      <w:r>
        <w:rPr>
          <w:rFonts w:ascii="Garamond" w:eastAsia="Garamond" w:hAnsi="Garamond" w:cs="Garamond"/>
          <w:color w:val="000000"/>
        </w:rPr>
        <w:t>Genetic variation in phenotypes is the basis for effective natural and artificial selection. Through selection, crops become more productive and better adapted to new and changing environments. However, the domestication of crops consistently corresponds with a loss of genetic variation in “improved” or commercial genomes versus domesticated “landrace” or non-commercial genomes, and in domesticated genomes versus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between wild and improved populations range from 5 to 77% (Gray et al 2009, Lin et al 2014), and the only reported case of a gain in genetic diversity is in the Andean domestication event in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(Schmutz et al 2014; Trucci et al, 2021). </w:t>
      </w:r>
      <w:r>
        <w:rPr>
          <w:rFonts w:ascii="Garamond" w:eastAsia="Garamond" w:hAnsi="Garamond" w:cs="Garamond"/>
          <w:color w:val="000000"/>
        </w:rPr>
        <w:tab/>
      </w:r>
    </w:p>
    <w:p w14:paraId="042C16A0" w14:textId="5B41A6E1" w:rsidR="00AF7B85" w:rsidRDefault="000E71B2">
      <w:pPr>
        <w:pStyle w:val="Standard"/>
        <w:widowControl/>
        <w:spacing w:after="240" w:line="480" w:lineRule="auto"/>
        <w:ind w:firstLine="360"/>
      </w:pPr>
      <w:r>
        <w:rPr>
          <w:rFonts w:ascii="Garamond" w:eastAsia="Garamond" w:hAnsi="Garamond" w:cs="Garamond"/>
          <w:color w:val="000000"/>
        </w:rPr>
        <w:t xml:space="preserve">Common bean is the most important food legume for direct human consumption. Common bean is currently grown on over 35 million ha and in nearly every country that records agricultural statistics (FAOSTAT 2015). This area encompasses </w:t>
      </w:r>
      <w:del w:id="0" w:author="Ewing, Patrick - ARS" w:date="2021-09-13T12:34:00Z">
        <w:r w:rsidDel="00794C49">
          <w:rPr>
            <w:rFonts w:ascii="Garamond" w:eastAsia="Garamond" w:hAnsi="Garamond" w:cs="Garamond"/>
            <w:color w:val="000000"/>
          </w:rPr>
          <w:delText xml:space="preserve">across </w:delText>
        </w:r>
      </w:del>
      <w:r>
        <w:rPr>
          <w:rFonts w:ascii="Garamond" w:eastAsia="Garamond" w:hAnsi="Garamond" w:cs="Garamond"/>
          <w:color w:val="000000"/>
        </w:rPr>
        <w:t>an enormous range of latitudes (from 52</w:t>
      </w:r>
      <w:r>
        <w:rPr>
          <w:rFonts w:ascii="Garamond" w:eastAsia="Garamond" w:hAnsi="Garamond" w:cs="Garamond"/>
          <w:color w:val="000000"/>
          <w:vertAlign w:val="superscript"/>
        </w:rPr>
        <w:t>o</w:t>
      </w:r>
      <w:r>
        <w:rPr>
          <w:rFonts w:ascii="Garamond" w:eastAsia="Garamond" w:hAnsi="Garamond" w:cs="Garamond"/>
          <w:color w:val="000000"/>
        </w:rPr>
        <w:t>N-32</w:t>
      </w:r>
      <w:r>
        <w:rPr>
          <w:rFonts w:ascii="Garamond" w:eastAsia="Garamond" w:hAnsi="Garamond" w:cs="Garamond"/>
          <w:color w:val="000000"/>
          <w:vertAlign w:val="superscript"/>
        </w:rPr>
        <w:t>o</w:t>
      </w:r>
      <w:r>
        <w:rPr>
          <w:rFonts w:ascii="Garamond" w:eastAsia="Garamond" w:hAnsi="Garamond" w:cs="Garamond"/>
          <w:color w:val="000000"/>
        </w:rPr>
        <w:t xml:space="preserve">S), altitudes (50-3000 m), growth temperatures (14-26 C), and average yearly precipitation (400-1600 mm) and precipitation regimes (Singh 1989; FAOSTAT 2015). In contrast, the habitat niche of wild common bean is narrow (Gepts 2009). The wild ancestors of common bean originated in </w:t>
      </w:r>
      <w:ins w:id="1" w:author="Ewing, Patrick - ARS" w:date="2021-09-13T12:34:00Z">
        <w:r w:rsidR="00794C49">
          <w:rPr>
            <w:rFonts w:ascii="Garamond" w:eastAsia="Garamond" w:hAnsi="Garamond" w:cs="Garamond"/>
            <w:color w:val="000000"/>
          </w:rPr>
          <w:t>C</w:t>
        </w:r>
      </w:ins>
      <w:del w:id="2" w:author="Ewing, Patrick - ARS" w:date="2021-09-13T12:34:00Z">
        <w:r w:rsidDel="00794C49">
          <w:rPr>
            <w:rFonts w:ascii="Garamond" w:eastAsia="Garamond" w:hAnsi="Garamond" w:cs="Garamond"/>
            <w:color w:val="000000"/>
          </w:rPr>
          <w:delText>c</w:delText>
        </w:r>
      </w:del>
      <w:r>
        <w:rPr>
          <w:rFonts w:ascii="Garamond" w:eastAsia="Garamond" w:hAnsi="Garamond" w:cs="Garamond"/>
          <w:color w:val="000000"/>
        </w:rPr>
        <w:t xml:space="preserve">entral America (Bitocchi et al 2012) and were dispersed to the Andes ~165,000 years ago with a strong genetic bottleneck that lasted ~76,000 years (Schmutz et al 2014). From these two wild gene pools, common bean was domesticated at least twice, once in Mesoamerica (the ‘Middle American’ genepool) and once in the Andes (Gepts, et al. 1986; Schmutz, et al. 2014). The domestication </w:t>
      </w:r>
      <w:r>
        <w:rPr>
          <w:rFonts w:ascii="Garamond" w:eastAsia="Garamond" w:hAnsi="Garamond" w:cs="Garamond"/>
          <w:color w:val="000000"/>
        </w:rPr>
        <w:lastRenderedPageBreak/>
        <w:t>bottleneck was stronger in the Middle American than in the Andean genepool, probably because loss of diversity occurred in the Andes before domestication (Gepts et al., 1986; Bitocchi et al., 2012; Bellucci et al., 2014; Schmutz et al., 2014). Common bean was widely cultivated in Mexico and North America pre-European contact (Kaplan 1965), and New World settlers cultivated common bean from landraces maintained by Native Americans, primarily from the Middle American genepool, and later from European re-introductions, primarily from the Andean genepool (Vandemark et al 2014). These complex histories led to differences in genetic diversity, yield potential, and selection intensity among different races within these genepools. The first formal North American improvement efforts were initiated in the late 1800s and early 1900s by the United States state and federal governments (Vandemark et al 2014); since the 1950s, breeders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on the genetic variation in common bean have not been measured; however, selection across heterogeneous environments is theorized to have major effects on population fitness and the suitability of different adaptive strategies (Levins, 1962; Botero et al 2015).</w:t>
      </w:r>
    </w:p>
    <w:p w14:paraId="2A6CB772" w14:textId="77777777" w:rsidR="00AF7B85" w:rsidRDefault="000E71B2">
      <w:pPr>
        <w:pStyle w:val="Standard"/>
        <w:widowControl/>
        <w:spacing w:after="240" w:line="480" w:lineRule="auto"/>
        <w:ind w:firstLine="360"/>
      </w:pPr>
      <w:r>
        <w:rPr>
          <w:rFonts w:ascii="Garamond" w:eastAsia="Garamond" w:hAnsi="Garamond" w:cs="Garamond"/>
          <w:color w:val="000000"/>
        </w:rPr>
        <w:t>The CDBN dataset offers an exciting opportunity to examine the genetic component of fitness in common bean in three races within two</w:t>
      </w:r>
      <w:r>
        <w:rPr>
          <w:rFonts w:ascii="Garamond" w:eastAsia="Garamond" w:hAnsi="Garamond" w:cs="Garamond"/>
          <w:b/>
          <w:color w:val="000000"/>
        </w:rPr>
        <w:t xml:space="preserve"> </w:t>
      </w:r>
      <w:r>
        <w:rPr>
          <w:rFonts w:ascii="Garamond" w:eastAsia="Garamond" w:hAnsi="Garamond" w:cs="Garamond"/>
          <w:color w:val="000000"/>
        </w:rPr>
        <w:t xml:space="preserve">gene pools which differ in their genetic diversity, and to determine the impact of this genetic variation on fitness and heritabilities at different spatial scales. </w:t>
      </w:r>
      <w:r>
        <w:rPr>
          <w:rFonts w:ascii="Garamond" w:eastAsia="Garamond" w:hAnsi="Garamond" w:cs="Garamond"/>
          <w:color w:val="000000"/>
        </w:rPr>
        <w:lastRenderedPageBreak/>
        <w:t xml:space="preserve">CDBN entries are advanced breeding materials without ‘locations of origin’ in the sense of their wild progenitors. However, progenitors of these entries were grown in North America in pre-Columbian times, and these specific entries were developed for regional production 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the heritability of traits of interest, the proportion of phenotypic variation that is genetically determined. High heritability is essential for efficient selection, but environmental conditions also influence the heritability on which any response to selection depends (Hoffman, Hercus 2000; Hoffman, Merila 1999). Heritability may also vary temporally as the array of genotypes measured typically changes during the breeding process (Feldman, Lewontin 1975). Understanding spatial and temporal patterns of seed yield heritability and the interaction between heritability and the portion of seed yield variation attributable to local adaptation could provide fundamental insights into the adaptation and domestication process of </w:t>
      </w:r>
      <w:r>
        <w:rPr>
          <w:rFonts w:ascii="Garamond" w:eastAsia="Garamond" w:hAnsi="Garamond" w:cs="Garamond"/>
          <w:i/>
          <w:color w:val="000000"/>
        </w:rPr>
        <w:t>P. vulgaris</w:t>
      </w:r>
      <w:r>
        <w:rPr>
          <w:rFonts w:ascii="Garamond" w:eastAsia="Garamond" w:hAnsi="Garamond" w:cs="Garamond"/>
          <w:color w:val="000000"/>
        </w:rPr>
        <w:t xml:space="preserve"> (Table 1; Papa &amp; Gepts 2003; Papa et al., 2007; Eckert et al 2010; Kraft et al 2014; Rodriguez et al 2015). These patterns and interactions may differ among races due to their unique domestication histories and genetic variabilities, with implications for the potential of bean races to continue to adapt to changing conditions.</w:t>
      </w:r>
    </w:p>
    <w:p w14:paraId="27C6472E" w14:textId="77777777" w:rsidR="00AF7B85" w:rsidRDefault="00AF7B85">
      <w:pPr>
        <w:pStyle w:val="Standard"/>
        <w:pageBreakBefore/>
        <w:widowControl/>
        <w:rPr>
          <w:rFonts w:ascii="Garamond" w:eastAsia="Garamond" w:hAnsi="Garamond" w:cs="Garamond"/>
          <w:color w:val="000000"/>
        </w:rPr>
      </w:pPr>
    </w:p>
    <w:tbl>
      <w:tblPr>
        <w:tblW w:w="9960" w:type="dxa"/>
        <w:tblInd w:w="-175" w:type="dxa"/>
        <w:tblLayout w:type="fixed"/>
        <w:tblCellMar>
          <w:left w:w="10" w:type="dxa"/>
          <w:right w:w="10" w:type="dxa"/>
        </w:tblCellMar>
        <w:tblLook w:val="0000" w:firstRow="0" w:lastRow="0" w:firstColumn="0" w:lastColumn="0" w:noHBand="0" w:noVBand="0"/>
      </w:tblPr>
      <w:tblGrid>
        <w:gridCol w:w="1456"/>
        <w:gridCol w:w="1149"/>
        <w:gridCol w:w="3690"/>
        <w:gridCol w:w="3665"/>
      </w:tblGrid>
      <w:tr w:rsidR="00AF7B85" w14:paraId="757FBB38" w14:textId="77777777">
        <w:trPr>
          <w:trHeight w:val="420"/>
        </w:trPr>
        <w:tc>
          <w:tcPr>
            <w:tcW w:w="9959" w:type="dxa"/>
            <w:gridSpan w:val="4"/>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CA571D5" w14:textId="77777777" w:rsidR="00AF7B85" w:rsidRDefault="000E71B2">
            <w:pPr>
              <w:pStyle w:val="Standard"/>
              <w:widowControl/>
              <w:spacing w:after="0" w:line="240" w:lineRule="auto"/>
            </w:pPr>
            <w:r>
              <w:rPr>
                <w:rFonts w:ascii="Garamond" w:eastAsia="Garamond" w:hAnsi="Garamond" w:cs="Garamond"/>
                <w:b/>
                <w:color w:val="000000"/>
              </w:rPr>
              <w:t>Table 1</w:t>
            </w:r>
          </w:p>
          <w:p w14:paraId="720CF0D3" w14:textId="77777777" w:rsidR="00AF7B85" w:rsidRDefault="000E71B2">
            <w:pPr>
              <w:pStyle w:val="Standard"/>
              <w:widowControl/>
              <w:spacing w:after="0" w:line="240" w:lineRule="auto"/>
            </w:pPr>
            <w:r>
              <w:rPr>
                <w:rFonts w:ascii="Garamond" w:eastAsia="Garamond" w:hAnsi="Garamond" w:cs="Garamond"/>
                <w:color w:val="000000"/>
              </w:rPr>
              <w:t>Implications of home field advantage and heritability for breeding and adaptation. Combining agroecological ecoregion information and heritability of specific traits may help improve selection efficiency while providing insights into processes driving past selection.</w:t>
            </w:r>
          </w:p>
        </w:tc>
      </w:tr>
      <w:tr w:rsidR="00AF7B85" w14:paraId="4BF79283" w14:textId="77777777">
        <w:trPr>
          <w:trHeight w:val="420"/>
        </w:trPr>
        <w:tc>
          <w:tcPr>
            <w:tcW w:w="2604" w:type="dxa"/>
            <w:gridSpan w:val="2"/>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403E5B30" w14:textId="77777777" w:rsidR="00AF7B85" w:rsidRDefault="00AF7B85">
            <w:pPr>
              <w:pStyle w:val="Standard"/>
              <w:widowControl/>
              <w:spacing w:after="0" w:line="240" w:lineRule="auto"/>
              <w:ind w:hanging="15"/>
              <w:jc w:val="center"/>
              <w:rPr>
                <w:rFonts w:ascii="Garamond" w:eastAsia="Garamond" w:hAnsi="Garamond" w:cs="Garamond"/>
                <w:b/>
                <w:color w:val="000000"/>
              </w:rPr>
            </w:pPr>
          </w:p>
        </w:tc>
        <w:tc>
          <w:tcPr>
            <w:tcW w:w="7355"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33D266A" w14:textId="77777777" w:rsidR="00AF7B85" w:rsidRDefault="000E71B2">
            <w:pPr>
              <w:pStyle w:val="Standard"/>
              <w:widowControl/>
              <w:spacing w:after="0" w:line="240" w:lineRule="auto"/>
              <w:ind w:hanging="15"/>
              <w:jc w:val="center"/>
            </w:pPr>
            <w:r>
              <w:rPr>
                <w:rFonts w:ascii="Garamond" w:eastAsia="Garamond" w:hAnsi="Garamond" w:cs="Garamond"/>
                <w:b/>
                <w:color w:val="000000"/>
              </w:rPr>
              <w:t>Heritability</w:t>
            </w:r>
          </w:p>
        </w:tc>
      </w:tr>
      <w:tr w:rsidR="00AF7B85" w14:paraId="60378351" w14:textId="77777777">
        <w:trPr>
          <w:trHeight w:val="447"/>
        </w:trPr>
        <w:tc>
          <w:tcPr>
            <w:tcW w:w="2604" w:type="dxa"/>
            <w:gridSpan w:val="2"/>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3BC9BE8" w14:textId="77777777" w:rsidR="00BF21A1" w:rsidRDefault="00BF21A1">
            <w:pPr>
              <w:widowControl w:val="0"/>
            </w:pP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25B5F7D6" w14:textId="77777777" w:rsidR="00AF7B85" w:rsidRDefault="000E71B2">
            <w:pPr>
              <w:pStyle w:val="Standard"/>
              <w:widowControl/>
              <w:spacing w:after="0" w:line="240" w:lineRule="auto"/>
              <w:ind w:hanging="15"/>
              <w:jc w:val="center"/>
            </w:pPr>
            <w:r>
              <w:rPr>
                <w:rFonts w:ascii="Garamond" w:eastAsia="Garamond" w:hAnsi="Garamond" w:cs="Garamond"/>
                <w:b/>
                <w:color w:val="000000"/>
              </w:rPr>
              <w:t>Lower</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50F19D97" w14:textId="77777777" w:rsidR="00AF7B85" w:rsidRDefault="000E71B2">
            <w:pPr>
              <w:pStyle w:val="Standard"/>
              <w:widowControl/>
              <w:spacing w:after="0" w:line="240" w:lineRule="auto"/>
              <w:ind w:hanging="15"/>
              <w:jc w:val="center"/>
            </w:pPr>
            <w:r>
              <w:rPr>
                <w:rFonts w:ascii="Garamond" w:eastAsia="Garamond" w:hAnsi="Garamond" w:cs="Garamond"/>
                <w:b/>
                <w:color w:val="000000"/>
              </w:rPr>
              <w:t>Higher</w:t>
            </w:r>
          </w:p>
        </w:tc>
      </w:tr>
      <w:tr w:rsidR="00AF7B85" w14:paraId="46674334" w14:textId="77777777">
        <w:trPr>
          <w:trHeight w:val="420"/>
        </w:trPr>
        <w:tc>
          <w:tcPr>
            <w:tcW w:w="1455"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4CB5B5FB" w14:textId="77777777" w:rsidR="00AF7B85" w:rsidRDefault="000E71B2">
            <w:pPr>
              <w:pStyle w:val="Standard"/>
              <w:widowControl/>
              <w:spacing w:after="0" w:line="240" w:lineRule="auto"/>
              <w:ind w:hanging="15"/>
              <w:jc w:val="center"/>
            </w:pPr>
            <w:r>
              <w:rPr>
                <w:rFonts w:ascii="Garamond" w:eastAsia="Garamond" w:hAnsi="Garamond" w:cs="Garamond"/>
                <w:b/>
                <w:color w:val="000000"/>
              </w:rPr>
              <w:t>Home Field Advantage</w:t>
            </w: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72134C2D" w14:textId="77777777" w:rsidR="00AF7B85" w:rsidRDefault="000E71B2">
            <w:pPr>
              <w:pStyle w:val="Standard"/>
              <w:widowControl/>
              <w:spacing w:after="0" w:line="240" w:lineRule="auto"/>
              <w:ind w:hanging="15"/>
              <w:jc w:val="center"/>
            </w:pPr>
            <w:r>
              <w:rPr>
                <w:rFonts w:ascii="Garamond" w:eastAsia="Garamond" w:hAnsi="Garamond" w:cs="Garamond"/>
                <w:b/>
                <w:color w:val="000000"/>
              </w:rPr>
              <w:t>Larger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695E4D10"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low genetic variation potentially enriched in locally important alleles.</w:t>
            </w:r>
          </w:p>
          <w:p w14:paraId="61BF3C3F" w14:textId="77777777" w:rsidR="00AF7B85" w:rsidRDefault="00AF7B85">
            <w:pPr>
              <w:pStyle w:val="Standard"/>
              <w:widowControl/>
              <w:spacing w:after="0" w:line="240" w:lineRule="auto"/>
              <w:ind w:hanging="15"/>
              <w:rPr>
                <w:rFonts w:ascii="Garamond" w:eastAsia="Garamond" w:hAnsi="Garamond" w:cs="Garamond"/>
                <w:color w:val="000000"/>
              </w:rPr>
            </w:pPr>
          </w:p>
          <w:p w14:paraId="00772A23"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individuals for phenotypic improvement; testing at these sites may reveal conditionally beneficial alleles.</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6982DBE"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high genetic variation potentially enriched in locally important alleles.</w:t>
            </w:r>
          </w:p>
          <w:p w14:paraId="471FD899" w14:textId="77777777" w:rsidR="00AF7B85" w:rsidRDefault="00AF7B85">
            <w:pPr>
              <w:pStyle w:val="Standard"/>
              <w:widowControl/>
              <w:spacing w:after="0" w:line="240" w:lineRule="auto"/>
              <w:ind w:hanging="15"/>
              <w:rPr>
                <w:rFonts w:ascii="Garamond" w:eastAsia="Garamond" w:hAnsi="Garamond" w:cs="Garamond"/>
                <w:color w:val="000000"/>
              </w:rPr>
            </w:pPr>
          </w:p>
          <w:p w14:paraId="2BC52D4A" w14:textId="3C40C32B"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identification and selection of</w:t>
            </w:r>
            <w:ins w:id="3" w:author="Ewing, Patrick - ARS" w:date="2021-09-13T16:57:00Z">
              <w:r w:rsidR="00942E82">
                <w:rPr>
                  <w:rFonts w:ascii="Garamond" w:eastAsia="Garamond" w:hAnsi="Garamond" w:cs="Garamond"/>
                  <w:color w:val="000000"/>
                </w:rPr>
                <w:t xml:space="preserve"> local</w:t>
              </w:r>
            </w:ins>
            <w:r>
              <w:rPr>
                <w:rFonts w:ascii="Garamond" w:eastAsia="Garamond" w:hAnsi="Garamond" w:cs="Garamond"/>
                <w:color w:val="000000"/>
              </w:rPr>
              <w:t xml:space="preserve"> specialists that may contain large-effect candidate loci for introgression.</w:t>
            </w:r>
          </w:p>
        </w:tc>
      </w:tr>
      <w:tr w:rsidR="00AF7B85" w14:paraId="46315E70" w14:textId="77777777">
        <w:trPr>
          <w:trHeight w:val="420"/>
        </w:trPr>
        <w:tc>
          <w:tcPr>
            <w:tcW w:w="1455"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89FB22" w14:textId="77777777" w:rsidR="00BF21A1" w:rsidRDefault="00BF21A1">
            <w:pPr>
              <w:widowControl w:val="0"/>
            </w:pP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7407A5" w14:textId="77777777" w:rsidR="00AF7B85" w:rsidRDefault="000E71B2">
            <w:pPr>
              <w:pStyle w:val="Standard"/>
              <w:widowControl/>
              <w:spacing w:after="0" w:line="240" w:lineRule="auto"/>
              <w:ind w:hanging="15"/>
              <w:jc w:val="center"/>
            </w:pPr>
            <w:r>
              <w:rPr>
                <w:rFonts w:ascii="Garamond" w:eastAsia="Garamond" w:hAnsi="Garamond" w:cs="Garamond"/>
                <w:b/>
                <w:color w:val="000000"/>
              </w:rPr>
              <w:t>Smaller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855F293"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low genetic variation potentially enriched in broadly important alleles.</w:t>
            </w:r>
          </w:p>
          <w:p w14:paraId="5447D3A1" w14:textId="77777777" w:rsidR="00AF7B85" w:rsidRDefault="00AF7B85">
            <w:pPr>
              <w:pStyle w:val="Standard"/>
              <w:widowControl/>
              <w:spacing w:after="0" w:line="240" w:lineRule="auto"/>
              <w:ind w:hanging="15"/>
              <w:rPr>
                <w:rFonts w:ascii="Garamond" w:eastAsia="Garamond" w:hAnsi="Garamond" w:cs="Garamond"/>
                <w:color w:val="000000"/>
              </w:rPr>
            </w:pPr>
          </w:p>
          <w:p w14:paraId="628E9EB4"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 entries for phenotypic improvement, so family based methods are necessary.</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146B49B8"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high genetic variation potentially enriched in broadly important alleles.</w:t>
            </w:r>
          </w:p>
          <w:p w14:paraId="72F7C1A7" w14:textId="77777777" w:rsidR="00AF7B85" w:rsidRDefault="00AF7B85">
            <w:pPr>
              <w:pStyle w:val="Standard"/>
              <w:widowControl/>
              <w:spacing w:after="0" w:line="240" w:lineRule="auto"/>
              <w:ind w:hanging="15"/>
              <w:rPr>
                <w:rFonts w:ascii="Garamond" w:eastAsia="Garamond" w:hAnsi="Garamond" w:cs="Garamond"/>
                <w:color w:val="000000"/>
              </w:rPr>
            </w:pPr>
          </w:p>
          <w:p w14:paraId="25CD0B25"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selection on individual entries for phenotypic improvement.</w:t>
            </w:r>
          </w:p>
        </w:tc>
      </w:tr>
    </w:tbl>
    <w:p w14:paraId="6F00B9EA" w14:textId="77777777" w:rsidR="00AF7B85" w:rsidRDefault="00AF7B85">
      <w:pPr>
        <w:pStyle w:val="Standard"/>
        <w:widowControl/>
        <w:spacing w:after="240" w:line="480" w:lineRule="auto"/>
        <w:ind w:firstLine="360"/>
        <w:rPr>
          <w:rFonts w:ascii="Garamond" w:eastAsia="Garamond" w:hAnsi="Garamond" w:cs="Garamond"/>
          <w:color w:val="000000"/>
        </w:rPr>
      </w:pPr>
    </w:p>
    <w:p w14:paraId="09E92DF0"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re-interpret the CDBN trials as a reciprocal transplant experiment to estimate local adaptation and yield heritability among common bean races, experimental locations, and across years. We first introduce a “home field advantage” (HFA) component for each CDBN entry into a traditional partitioning of seed yield variation and explore patterns of HFA across three races within the two genepools. Briefly, HFA is the fitness gain an entry realizes by growing in its home location, which is empirically defined as the location of highest fitness relative to other entries (Ewing et al, 2019). We expected that HFA would explain a significant amount of yield variation within each bean race. We then examined overall variation in yield heritability across years and locations in the CDBN </w:t>
      </w:r>
      <w:r>
        <w:rPr>
          <w:rFonts w:ascii="Garamond" w:eastAsia="Garamond" w:hAnsi="Garamond" w:cs="Garamond"/>
          <w:color w:val="000000"/>
        </w:rPr>
        <w:lastRenderedPageBreak/>
        <w:t>and across races and genepools. We expected to observe substantial differences in heritability across space due to environmental differences (Wilson et al 2006; Finlay and Wilkinson, 1963). We also expected to observe decreases in heritability over time in the Middle American genepool as genetic sources of yield variation were eliminated, and potential increases in heritability over time in the Andean genepool, given its increase in genetic diversity from wild to domesticated gene pools. Finally, through identifying sites with high HFA and yield heritability, we discuss potential strategies for selection efforts to further incorporate local adaptation.</w:t>
      </w:r>
    </w:p>
    <w:p w14:paraId="51940144" w14:textId="77777777" w:rsidR="00AF7B85" w:rsidRDefault="000E71B2">
      <w:pPr>
        <w:pStyle w:val="Heading1"/>
        <w:numPr>
          <w:ilvl w:val="0"/>
          <w:numId w:val="1"/>
        </w:numPr>
        <w:ind w:left="360"/>
      </w:pPr>
      <w:bookmarkStart w:id="4" w:name="_30j0zll"/>
      <w:bookmarkEnd w:id="4"/>
      <w:r>
        <w:t>MATERIALS AND METHODS</w:t>
      </w:r>
    </w:p>
    <w:p w14:paraId="36016692" w14:textId="77777777" w:rsidR="00AF7B85" w:rsidRDefault="000E71B2">
      <w:pPr>
        <w:pStyle w:val="Heading2"/>
        <w:numPr>
          <w:ilvl w:val="1"/>
          <w:numId w:val="1"/>
        </w:numPr>
        <w:tabs>
          <w:tab w:val="left" w:pos="0"/>
        </w:tabs>
      </w:pPr>
      <w:bookmarkStart w:id="5" w:name="_1fob9te"/>
      <w:bookmarkEnd w:id="5"/>
      <w:r>
        <w:t>2.1 Data Acquisition</w:t>
      </w:r>
    </w:p>
    <w:p w14:paraId="6EC8B2D9" w14:textId="77777777" w:rsidR="00AF7B85" w:rsidRDefault="000E71B2">
      <w:pPr>
        <w:pStyle w:val="Standard"/>
        <w:widowControl/>
        <w:spacing w:after="240" w:line="480" w:lineRule="auto"/>
        <w:ind w:firstLine="360"/>
      </w:pPr>
      <w:r>
        <w:rPr>
          <w:rFonts w:ascii="Garamond" w:eastAsia="Garamond" w:hAnsi="Garamond" w:cs="Garamond"/>
          <w:color w:val="000000"/>
        </w:rPr>
        <w:t>Common bean seed yield (hereafter: ‘yield’) data were retrieved from MacQueen et al. 2020; briefly, yield data from digitized reports from 1981 to 2015 were obtained, which included data from 71 unique locations, and 327 entries (including released cultivars and unreleased advanced breeding lines) with 11 common check entries (Figure 1). CDBN entries include released cultivars and unreleased breeding lines at advanced breeding stages from at least 13 diverse North American market classes of common bean. The majority of these entries are members of one of three of the seven races of common bean; two of these races, Durango and Mesoamerican, arose from the Middle American domestication event and are more genetically diverse than Nueva Granada, which arose from the Andean domestication events (Mamidi, et al. 2011). 13,989 yield data points were used in this analysis.</w:t>
      </w:r>
    </w:p>
    <w:p w14:paraId="2482176F"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6AB74527" wp14:editId="13E4C6AE">
            <wp:extent cx="5943600" cy="2743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43600" cy="2743200"/>
                    </a:xfrm>
                    <a:prstGeom prst="rect">
                      <a:avLst/>
                    </a:prstGeom>
                    <a:noFill/>
                    <a:ln>
                      <a:noFill/>
                      <a:prstDash/>
                    </a:ln>
                  </pic:spPr>
                </pic:pic>
              </a:graphicData>
            </a:graphic>
          </wp:inline>
        </w:drawing>
      </w:r>
    </w:p>
    <w:p w14:paraId="2DC9C6AE" w14:textId="77777777" w:rsidR="00AF7B85" w:rsidRDefault="000E71B2">
      <w:pPr>
        <w:pStyle w:val="Standard"/>
        <w:keepNext/>
        <w:keepLines/>
        <w:widowControl/>
        <w:spacing w:after="240" w:line="240" w:lineRule="auto"/>
      </w:pPr>
      <w:r>
        <w:rPr>
          <w:rFonts w:ascii="Garamond" w:eastAsia="Garamond" w:hAnsi="Garamond" w:cs="Garamond"/>
          <w:b/>
          <w:color w:val="000000"/>
        </w:rPr>
        <w:t xml:space="preserve">Figure 1: </w:t>
      </w:r>
      <w:r>
        <w:rPr>
          <w:rFonts w:ascii="Garamond" w:eastAsia="Garamond" w:hAnsi="Garamond" w:cs="Garamond"/>
          <w:color w:val="000000"/>
        </w:rPr>
        <w:t>Locations and mean yields at sites within the CDBN variety trials. The analysis was restricted to continental North American sites used for at least three years.</w:t>
      </w:r>
    </w:p>
    <w:p w14:paraId="30D7D462" w14:textId="77777777" w:rsidR="00AF7B85" w:rsidRDefault="000E71B2">
      <w:pPr>
        <w:pStyle w:val="Standard"/>
        <w:widowControl/>
        <w:spacing w:after="240" w:line="480" w:lineRule="auto"/>
        <w:ind w:firstLine="360"/>
      </w:pPr>
      <w:r>
        <w:rPr>
          <w:rFonts w:ascii="Garamond" w:eastAsia="Garamond" w:hAnsi="Garamond" w:cs="Garamond"/>
          <w:color w:val="000000"/>
        </w:rPr>
        <w:t>The CDBN selection strategy for lines entered likely impacts partitioning of yield variance in several ways. This strategy was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network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heritability for different locations within years are not confounded by the presence of different genotypes. Heritabilities from different years within locations reflect both environmental differences across years and a change in the complement of genotypes used to compute the heritability.</w:t>
      </w:r>
    </w:p>
    <w:p w14:paraId="62FB7EE7" w14:textId="77777777" w:rsidR="00AF7B85" w:rsidRDefault="000E71B2">
      <w:pPr>
        <w:pStyle w:val="Heading2"/>
        <w:numPr>
          <w:ilvl w:val="1"/>
          <w:numId w:val="1"/>
        </w:numPr>
        <w:tabs>
          <w:tab w:val="left" w:pos="0"/>
        </w:tabs>
      </w:pPr>
      <w:bookmarkStart w:id="6" w:name="_3znysh7"/>
      <w:bookmarkEnd w:id="6"/>
      <w:r>
        <w:lastRenderedPageBreak/>
        <w:t>2.2 Yield and home field advantage expectations</w:t>
      </w:r>
    </w:p>
    <w:p w14:paraId="654052CF" w14:textId="77777777" w:rsidR="00AF7B85" w:rsidRDefault="000E71B2">
      <w:pPr>
        <w:pStyle w:val="Standard"/>
        <w:widowControl/>
        <w:spacing w:after="240" w:line="480" w:lineRule="auto"/>
        <w:ind w:firstLine="360"/>
      </w:pPr>
      <w:r>
        <w:rPr>
          <w:rFonts w:ascii="Garamond" w:eastAsia="Garamond" w:hAnsi="Garamond" w:cs="Garamond"/>
          <w:color w:val="000000"/>
        </w:rPr>
        <w:t>We first assessed overall fitness and fitness gains across the study period within three groups of CDBN entries: entries from the Nueva Granada race from the Andean genepool, and entries from two genetically distinct races within the Middle American genepool, the Durango and the Mesoamerican race using linear modeling.</w:t>
      </w:r>
    </w:p>
    <w:p w14:paraId="6FB5C8CE" w14:textId="77777777" w:rsidR="00AF7B85" w:rsidRDefault="000E71B2">
      <w:pPr>
        <w:pStyle w:val="Standard"/>
        <w:widowControl/>
        <w:spacing w:after="240" w:line="480" w:lineRule="auto"/>
        <w:ind w:firstLine="360"/>
      </w:pPr>
      <w:r>
        <w:rPr>
          <w:rFonts w:ascii="Garamond" w:eastAsia="Garamond" w:hAnsi="Garamond" w:cs="Garamond"/>
          <w:color w:val="000000"/>
        </w:rPr>
        <w:t>We then quantified HFA. Home field advantage is the fitness benefit an entry receives by growing in its “home” location, after accounting for inherent site and genetic potential, and therefore is an entry-specific outcome of genotype-by-environment interactions (Blanquart et al, 2013). We estimated HFA following a modified version of Ewing et al. (2019). Most importantly, we included the additional step of accounting for entry genetic relationships to eliminate effects of double counting similar CDBN entries.</w:t>
      </w:r>
    </w:p>
    <w:p w14:paraId="2BE57F79"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Pr>
          <w:rFonts w:ascii="Garamond" w:eastAsia="Garamond" w:hAnsi="Garamond" w:cs="Garamond"/>
          <w:i/>
          <w:color w:val="000000"/>
        </w:rPr>
        <w:t>lme4</w:t>
      </w:r>
      <w:r>
        <w:rPr>
          <w:rFonts w:ascii="Garamond" w:eastAsia="Garamond" w:hAnsi="Garamond" w:cs="Garamond"/>
          <w:color w:val="000000"/>
        </w:rPr>
        <w:t xml:space="preserve"> 1.1 (Bates et al, 2015). The home site for each CDBN entry was the site with the largest BLUP.</w:t>
      </w:r>
    </w:p>
    <w:p w14:paraId="1E580985" w14:textId="77777777" w:rsidR="00AF7B85" w:rsidRDefault="000E71B2">
      <w:pPr>
        <w:pStyle w:val="Standard"/>
        <w:widowControl/>
        <w:spacing w:after="240" w:line="480" w:lineRule="auto"/>
        <w:ind w:firstLine="360"/>
      </w:pPr>
      <w:r>
        <w:rPr>
          <w:rFonts w:ascii="Garamond" w:eastAsia="Garamond" w:hAnsi="Garamond" w:cs="Garamond"/>
          <w:color w:val="000000"/>
        </w:rPr>
        <w:t>With home site identified, we then tested whether it explained variation in CDBN yields using model comparison, including in conjunction with genetic relatedness, by comparing formulations of the ordinary least squares model:</w:t>
      </w:r>
    </w:p>
    <w:p w14:paraId="3271EE83" w14:textId="77777777" w:rsidR="00AF7B85" w:rsidRDefault="000E71B2">
      <w:pPr>
        <w:pStyle w:val="Standard"/>
        <w:widowControl/>
        <w:spacing w:after="240" w:line="480" w:lineRule="auto"/>
        <w:jc w:val="center"/>
      </w:pPr>
      <w:r>
        <w:rPr>
          <w:rFonts w:ascii="Garamond" w:eastAsia="Garamond" w:hAnsi="Garamond" w:cs="Garamond"/>
          <w:b/>
          <w:i/>
          <w:color w:val="000000"/>
        </w:rPr>
        <w:t>y</w:t>
      </w:r>
      <w:r>
        <w:rPr>
          <w:rFonts w:ascii="Garamond" w:eastAsia="Garamond" w:hAnsi="Garamond" w:cs="Garamond"/>
          <w:color w:val="000000"/>
        </w:rPr>
        <w:t xml:space="preserve"> = </w:t>
      </w:r>
      <w:r>
        <w:rPr>
          <w:rFonts w:ascii="Garamond" w:eastAsia="Garamond" w:hAnsi="Garamond" w:cs="Garamond"/>
          <w:b/>
          <w:color w:val="000000"/>
        </w:rPr>
        <w:t>X</w:t>
      </w:r>
      <w:r>
        <w:rPr>
          <w:rFonts w:ascii="Garamond" w:eastAsia="Garamond" w:hAnsi="Garamond" w:cs="Garamond"/>
          <w:b/>
          <w:i/>
          <w:color w:val="000000"/>
        </w:rPr>
        <w:t>β</w:t>
      </w:r>
      <w:r>
        <w:rPr>
          <w:rFonts w:ascii="Garamond" w:eastAsia="Garamond" w:hAnsi="Garamond" w:cs="Garamond"/>
          <w:color w:val="000000"/>
        </w:rPr>
        <w:t xml:space="preserve"> + </w:t>
      </w:r>
      <w:r>
        <w:rPr>
          <w:rFonts w:ascii="Garamond" w:eastAsia="Garamond" w:hAnsi="Garamond" w:cs="Garamond"/>
          <w:b/>
          <w:i/>
          <w:color w:val="000000"/>
        </w:rPr>
        <w:t>ε</w:t>
      </w:r>
    </w:p>
    <w:p w14:paraId="57D7DE19" w14:textId="419D5077" w:rsidR="00AF7B85" w:rsidRDefault="000E71B2">
      <w:pPr>
        <w:pStyle w:val="Standard"/>
        <w:widowControl/>
        <w:spacing w:after="240" w:line="480" w:lineRule="auto"/>
        <w:ind w:firstLine="360"/>
      </w:pPr>
      <w:r>
        <w:rPr>
          <w:rFonts w:ascii="Garamond" w:eastAsia="Garamond" w:hAnsi="Garamond" w:cs="Garamond"/>
          <w:color w:val="000000"/>
        </w:rPr>
        <w:lastRenderedPageBreak/>
        <w:t xml:space="preserve">Where </w:t>
      </w:r>
      <w:r>
        <w:rPr>
          <w:rFonts w:ascii="Garamond" w:eastAsia="Garamond" w:hAnsi="Garamond" w:cs="Garamond"/>
          <w:b/>
          <w:i/>
          <w:color w:val="000000"/>
        </w:rPr>
        <w:t>y</w:t>
      </w:r>
      <w:r>
        <w:rPr>
          <w:rFonts w:ascii="Garamond" w:eastAsia="Garamond" w:hAnsi="Garamond" w:cs="Garamond"/>
          <w:color w:val="000000"/>
        </w:rPr>
        <w:t xml:space="preserve"> contains the </w:t>
      </w:r>
      <w:r>
        <w:rPr>
          <w:rFonts w:ascii="Garamond" w:eastAsia="Garamond" w:hAnsi="Garamond" w:cs="Garamond"/>
          <w:i/>
          <w:color w:val="000000"/>
        </w:rPr>
        <w:t>n</w:t>
      </w:r>
      <w:r>
        <w:rPr>
          <w:rFonts w:ascii="Garamond" w:eastAsia="Garamond" w:hAnsi="Garamond" w:cs="Garamond"/>
          <w:color w:val="000000"/>
        </w:rPr>
        <w:t xml:space="preserve"> yields of each entry </w:t>
      </w:r>
      <w:r>
        <w:rPr>
          <w:rFonts w:ascii="Garamond" w:eastAsia="Garamond" w:hAnsi="Garamond" w:cs="Garamond"/>
          <w:i/>
          <w:color w:val="000000"/>
        </w:rPr>
        <w:t>i</w:t>
      </w:r>
      <w:r>
        <w:rPr>
          <w:rFonts w:ascii="Garamond" w:eastAsia="Garamond" w:hAnsi="Garamond" w:cs="Garamond"/>
          <w:color w:val="000000"/>
        </w:rPr>
        <w:t xml:space="preserve"> at location </w:t>
      </w:r>
      <w:r>
        <w:rPr>
          <w:rFonts w:ascii="Garamond" w:eastAsia="Garamond" w:hAnsi="Garamond" w:cs="Garamond"/>
          <w:i/>
          <w:color w:val="000000"/>
        </w:rPr>
        <w:t>j</w:t>
      </w:r>
      <w:r>
        <w:rPr>
          <w:rFonts w:ascii="Garamond" w:eastAsia="Garamond" w:hAnsi="Garamond" w:cs="Garamond"/>
          <w:color w:val="000000"/>
        </w:rPr>
        <w:t xml:space="preserve"> and year </w:t>
      </w:r>
      <w:r>
        <w:rPr>
          <w:rFonts w:ascii="Garamond" w:eastAsia="Garamond" w:hAnsi="Garamond" w:cs="Garamond"/>
          <w:i/>
          <w:color w:val="000000"/>
        </w:rPr>
        <w:t>k</w:t>
      </w:r>
      <w:r>
        <w:rPr>
          <w:rFonts w:ascii="Garamond" w:eastAsia="Garamond" w:hAnsi="Garamond" w:cs="Garamond"/>
          <w:color w:val="000000"/>
        </w:rPr>
        <w:t xml:space="preserve">, </w:t>
      </w:r>
      <w:r>
        <w:rPr>
          <w:rFonts w:ascii="Garamond" w:eastAsia="Garamond" w:hAnsi="Garamond" w:cs="Garamond"/>
          <w:b/>
          <w:i/>
          <w:color w:val="000000"/>
        </w:rPr>
        <w:t>β</w:t>
      </w:r>
      <w:r>
        <w:rPr>
          <w:rFonts w:ascii="Garamond" w:eastAsia="Garamond" w:hAnsi="Garamond" w:cs="Garamond"/>
          <w:color w:val="000000"/>
        </w:rPr>
        <w:t xml:space="preserve"> contains coefficients of </w:t>
      </w:r>
      <w:r>
        <w:rPr>
          <w:rFonts w:ascii="Garamond" w:eastAsia="Garamond" w:hAnsi="Garamond" w:cs="Garamond"/>
          <w:i/>
          <w:color w:val="000000"/>
        </w:rPr>
        <w:t>p</w:t>
      </w:r>
      <w:r>
        <w:rPr>
          <w:rFonts w:ascii="Garamond" w:eastAsia="Garamond" w:hAnsi="Garamond" w:cs="Garamond"/>
          <w:color w:val="000000"/>
        </w:rPr>
        <w:t xml:space="preserve"> predictors in the </w:t>
      </w:r>
      <w:r>
        <w:rPr>
          <w:rFonts w:ascii="Garamond" w:eastAsia="Garamond" w:hAnsi="Garamond" w:cs="Garamond"/>
          <w:i/>
          <w:color w:val="000000"/>
        </w:rPr>
        <w:t>n</w:t>
      </w:r>
      <w:r>
        <w:rPr>
          <w:rFonts w:ascii="Garamond" w:eastAsia="Garamond" w:hAnsi="Garamond" w:cs="Garamond"/>
          <w:color w:val="000000"/>
        </w:rPr>
        <w:t xml:space="preserve"> by </w:t>
      </w:r>
      <w:r>
        <w:rPr>
          <w:rFonts w:ascii="Garamond" w:eastAsia="Garamond" w:hAnsi="Garamond" w:cs="Garamond"/>
          <w:i/>
          <w:color w:val="000000"/>
        </w:rPr>
        <w:t>p</w:t>
      </w:r>
      <w:r>
        <w:rPr>
          <w:rFonts w:ascii="Garamond" w:eastAsia="Garamond" w:hAnsi="Garamond" w:cs="Garamond"/>
          <w:color w:val="000000"/>
        </w:rPr>
        <w:t xml:space="preserve"> model matrix </w:t>
      </w:r>
      <w:r>
        <w:rPr>
          <w:rFonts w:ascii="Garamond" w:eastAsia="Garamond" w:hAnsi="Garamond" w:cs="Garamond"/>
          <w:b/>
          <w:color w:val="000000"/>
        </w:rPr>
        <w:t>X</w:t>
      </w:r>
      <w:r>
        <w:rPr>
          <w:rFonts w:ascii="Garamond" w:eastAsia="Garamond" w:hAnsi="Garamond" w:cs="Garamond"/>
          <w:color w:val="000000"/>
        </w:rPr>
        <w:t xml:space="preserve">, and </w:t>
      </w:r>
      <w:r>
        <w:rPr>
          <w:rFonts w:ascii="Garamond" w:eastAsia="Garamond" w:hAnsi="Garamond" w:cs="Garamond"/>
          <w:b/>
          <w:i/>
          <w:color w:val="000000"/>
        </w:rPr>
        <w:t>ε</w:t>
      </w:r>
      <w:r>
        <w:rPr>
          <w:rFonts w:ascii="Garamond" w:eastAsia="Garamond" w:hAnsi="Garamond" w:cs="Garamond"/>
          <w:color w:val="000000"/>
        </w:rPr>
        <w:t xml:space="preserve"> is the associated error term. In the base model, </w:t>
      </w:r>
      <w:r>
        <w:rPr>
          <w:rFonts w:ascii="Garamond" w:eastAsia="Garamond" w:hAnsi="Garamond" w:cs="Garamond"/>
          <w:b/>
          <w:color w:val="000000"/>
        </w:rPr>
        <w:t>X</w:t>
      </w:r>
      <w:r>
        <w:rPr>
          <w:rFonts w:ascii="Garamond" w:eastAsia="Garamond" w:hAnsi="Garamond" w:cs="Garamond"/>
          <w:color w:val="000000"/>
        </w:rPr>
        <w:t xml:space="preserve"> included site, year, site-year, and entry identity</w:t>
      </w:r>
      <w:ins w:id="7" w:author="Ewing, Patrick - ARS" w:date="2021-09-13T12:57:00Z">
        <w:r w:rsidR="0024245D">
          <w:rPr>
            <w:rFonts w:ascii="Garamond" w:eastAsia="Garamond" w:hAnsi="Garamond" w:cs="Garamond"/>
            <w:color w:val="000000"/>
          </w:rPr>
          <w:t xml:space="preserve"> (Table S1)</w:t>
        </w:r>
      </w:ins>
      <w:r>
        <w:rPr>
          <w:rFonts w:ascii="Garamond" w:eastAsia="Garamond" w:hAnsi="Garamond" w:cs="Garamond"/>
          <w:color w:val="000000"/>
        </w:rPr>
        <w:t xml:space="preserve">. Model 2 added a predictor for HFA, a binary indicator of whether a site was that variety’s home. Model 3 added terms for genetic relatedness to the base model. Genetic relatedness was determined using the </w:t>
      </w:r>
      <w:r>
        <w:rPr>
          <w:rFonts w:ascii="Garamond" w:eastAsia="Garamond" w:hAnsi="Garamond" w:cs="Garamond"/>
          <w:i/>
          <w:color w:val="000000"/>
        </w:rPr>
        <w:t>snp_autoSVD</w:t>
      </w:r>
      <w:r>
        <w:rPr>
          <w:rFonts w:ascii="Garamond" w:eastAsia="Garamond" w:hAnsi="Garamond" w:cs="Garamond"/>
          <w:color w:val="000000"/>
        </w:rPr>
        <w:t xml:space="preserve"> function of the </w:t>
      </w:r>
      <w:r>
        <w:rPr>
          <w:rFonts w:ascii="Garamond" w:eastAsia="Garamond" w:hAnsi="Garamond" w:cs="Garamond"/>
          <w:i/>
          <w:color w:val="000000"/>
        </w:rPr>
        <w:t>bigsnpr</w:t>
      </w:r>
      <w:r>
        <w:rPr>
          <w:rFonts w:ascii="Garamond" w:eastAsia="Garamond" w:hAnsi="Garamond" w:cs="Garamond"/>
          <w:color w:val="000000"/>
        </w:rPr>
        <w:t xml:space="preserve"> R package (Prive et al 2017), using 1,221,540 SNPs genotyped previously using genotyping by seqeuncing (MacQueen et al 2020); we used the first three principal components of the singular value decompositions of linkage-adjusted SNP matrices (Figure S1). Model 4 added to the base model both HFA and genetic relatedness terms, including an interaction. In models with an HFA term, the coefficient </w:t>
      </w:r>
      <w:r>
        <w:rPr>
          <w:rFonts w:ascii="Garamond" w:eastAsia="Garamond" w:hAnsi="Garamond" w:cs="Garamond"/>
          <w:i/>
          <w:color w:val="000000"/>
        </w:rPr>
        <w:t>β</w:t>
      </w:r>
      <w:r>
        <w:rPr>
          <w:rFonts w:ascii="Garamond" w:eastAsia="Garamond" w:hAnsi="Garamond" w:cs="Garamond"/>
          <w:color w:val="000000"/>
          <w:vertAlign w:val="subscript"/>
        </w:rPr>
        <w:t>HFA</w:t>
      </w:r>
      <w:r>
        <w:rPr>
          <w:rFonts w:ascii="Garamond" w:eastAsia="Garamond" w:hAnsi="Garamond" w:cs="Garamond"/>
          <w:color w:val="000000"/>
        </w:rPr>
        <w:t xml:space="preserve"> is the average home field advantage across entries.</w:t>
      </w:r>
    </w:p>
    <w:p w14:paraId="0F703C01" w14:textId="1C3D112F" w:rsidR="00AF7B85" w:rsidRDefault="000E71B2">
      <w:pPr>
        <w:pStyle w:val="Standard"/>
        <w:widowControl/>
        <w:spacing w:after="240" w:line="480" w:lineRule="auto"/>
        <w:ind w:firstLine="360"/>
      </w:pPr>
      <w:r>
        <w:rPr>
          <w:rFonts w:ascii="Garamond" w:eastAsia="Garamond" w:hAnsi="Garamond" w:cs="Garamond"/>
          <w:color w:val="000000"/>
        </w:rPr>
        <w:t xml:space="preserve">We compared these models using Akaike’s information criterion (AIC); Model 2 was always the most parsimonious. We then calculated variance explained by each predictor in Model 2 using the </w:t>
      </w:r>
      <w:r>
        <w:rPr>
          <w:rFonts w:ascii="Garamond" w:eastAsia="Garamond" w:hAnsi="Garamond" w:cs="Garamond"/>
          <w:i/>
          <w:color w:val="000000"/>
        </w:rPr>
        <w:t>Anova</w:t>
      </w:r>
      <w:r>
        <w:rPr>
          <w:rFonts w:ascii="Garamond" w:eastAsia="Garamond" w:hAnsi="Garamond" w:cs="Garamond"/>
          <w:color w:val="000000"/>
        </w:rPr>
        <w:t xml:space="preserve"> function in </w:t>
      </w:r>
      <w:r>
        <w:rPr>
          <w:rFonts w:ascii="Garamond" w:eastAsia="Garamond" w:hAnsi="Garamond" w:cs="Garamond"/>
          <w:i/>
          <w:color w:val="000000"/>
        </w:rPr>
        <w:t>car</w:t>
      </w:r>
      <w:r>
        <w:rPr>
          <w:rFonts w:ascii="Garamond" w:eastAsia="Garamond" w:hAnsi="Garamond" w:cs="Garamond"/>
          <w:color w:val="000000"/>
        </w:rPr>
        <w:t xml:space="preserve"> 3.0 (Fox and Weisberg, 2019). We then used 999 permutations to test the significance of home field advantage (Ewing et al, 2019). </w:t>
      </w:r>
      <w:ins w:id="8" w:author="Ewing, Patrick - ARS" w:date="2021-09-13T17:12:00Z">
        <w:r w:rsidR="002E61DD">
          <w:rPr>
            <w:rFonts w:ascii="Garamond" w:eastAsia="Garamond" w:hAnsi="Garamond" w:cs="Garamond"/>
            <w:color w:val="000000"/>
          </w:rPr>
          <w:t xml:space="preserve">A permutation test is </w:t>
        </w:r>
      </w:ins>
      <w:ins w:id="9" w:author="Ewing, Patrick - ARS" w:date="2021-09-13T17:13:00Z">
        <w:r w:rsidR="002E61DD">
          <w:rPr>
            <w:rFonts w:ascii="Garamond" w:eastAsia="Garamond" w:hAnsi="Garamond" w:cs="Garamond"/>
            <w:color w:val="000000"/>
          </w:rPr>
          <w:t>necessary</w:t>
        </w:r>
      </w:ins>
      <w:ins w:id="10" w:author="Ewing, Patrick - ARS" w:date="2021-09-13T17:12:00Z">
        <w:r w:rsidR="002E61DD">
          <w:rPr>
            <w:rFonts w:ascii="Garamond" w:eastAsia="Garamond" w:hAnsi="Garamond" w:cs="Garamond"/>
            <w:color w:val="000000"/>
          </w:rPr>
          <w:t xml:space="preserve"> because the</w:t>
        </w:r>
      </w:ins>
      <w:ins w:id="11" w:author="Ewing, Patrick - ARS" w:date="2021-09-13T17:09:00Z">
        <w:r w:rsidR="002E61DD">
          <w:rPr>
            <w:rFonts w:ascii="Garamond" w:eastAsia="Garamond" w:hAnsi="Garamond" w:cs="Garamond"/>
            <w:color w:val="000000"/>
          </w:rPr>
          <w:t xml:space="preserve"> HFA metric is </w:t>
        </w:r>
      </w:ins>
      <w:ins w:id="12" w:author="Ewing, Patrick - ARS" w:date="2021-09-13T17:10:00Z">
        <w:r w:rsidR="002E61DD">
          <w:rPr>
            <w:rFonts w:ascii="Garamond" w:eastAsia="Garamond" w:hAnsi="Garamond" w:cs="Garamond"/>
            <w:color w:val="000000"/>
          </w:rPr>
          <w:t>usually</w:t>
        </w:r>
      </w:ins>
      <w:ins w:id="13" w:author="Ewing, Patrick - ARS" w:date="2021-09-13T17:09:00Z">
        <w:r w:rsidR="002E61DD">
          <w:rPr>
            <w:rFonts w:ascii="Garamond" w:eastAsia="Garamond" w:hAnsi="Garamond" w:cs="Garamond"/>
            <w:color w:val="000000"/>
          </w:rPr>
          <w:t xml:space="preserve"> positive and </w:t>
        </w:r>
      </w:ins>
      <w:ins w:id="14" w:author="Ewing, Patrick - ARS" w:date="2021-09-13T17:10:00Z">
        <w:r w:rsidR="002E61DD">
          <w:rPr>
            <w:rFonts w:ascii="Garamond" w:eastAsia="Garamond" w:hAnsi="Garamond" w:cs="Garamond"/>
            <w:color w:val="000000"/>
          </w:rPr>
          <w:t xml:space="preserve">usually </w:t>
        </w:r>
      </w:ins>
      <w:ins w:id="15" w:author="Ewing, Patrick - ARS" w:date="2021-09-13T17:09:00Z">
        <w:r w:rsidR="002E61DD">
          <w:rPr>
            <w:rFonts w:ascii="Garamond" w:eastAsia="Garamond" w:hAnsi="Garamond" w:cs="Garamond"/>
            <w:color w:val="000000"/>
          </w:rPr>
          <w:t>explains a significant amount of variance by t</w:t>
        </w:r>
      </w:ins>
      <w:ins w:id="16" w:author="Ewing, Patrick - ARS" w:date="2021-09-13T17:10:00Z">
        <w:r w:rsidR="002E61DD">
          <w:rPr>
            <w:rFonts w:ascii="Garamond" w:eastAsia="Garamond" w:hAnsi="Garamond" w:cs="Garamond"/>
            <w:color w:val="000000"/>
          </w:rPr>
          <w:t xml:space="preserve">raditional metrics (i.e. ANOVA), even for random data. </w:t>
        </w:r>
      </w:ins>
      <w:r>
        <w:rPr>
          <w:rFonts w:ascii="Garamond" w:eastAsia="Garamond" w:hAnsi="Garamond" w:cs="Garamond"/>
          <w:color w:val="000000"/>
        </w:rPr>
        <w:t>After permuting yields within site-year, we re-assigned home site and re-calculated home field advantage as described above. These permuted HFAs were as expected based on variation in the dataset; we compared this with the observed HFA using a two-tailed test.</w:t>
      </w:r>
    </w:p>
    <w:p w14:paraId="5FBA9A73" w14:textId="77777777" w:rsidR="00AF7B85" w:rsidRDefault="000E71B2">
      <w:pPr>
        <w:pStyle w:val="Standard"/>
        <w:widowControl/>
        <w:spacing w:after="240" w:line="480" w:lineRule="auto"/>
        <w:ind w:firstLine="360"/>
      </w:pPr>
      <w:r>
        <w:rPr>
          <w:rFonts w:ascii="Garamond" w:eastAsia="Garamond" w:hAnsi="Garamond" w:cs="Garamond"/>
          <w:color w:val="000000"/>
        </w:rPr>
        <w:t>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w:t>
      </w:r>
    </w:p>
    <w:p w14:paraId="14C40E70" w14:textId="77777777" w:rsidR="00AF7B85" w:rsidRDefault="000E71B2">
      <w:pPr>
        <w:pStyle w:val="Heading2"/>
        <w:numPr>
          <w:ilvl w:val="1"/>
          <w:numId w:val="1"/>
        </w:numPr>
        <w:tabs>
          <w:tab w:val="left" w:pos="0"/>
        </w:tabs>
      </w:pPr>
      <w:bookmarkStart w:id="17" w:name="_2et92p0"/>
      <w:bookmarkEnd w:id="17"/>
      <w:r>
        <w:lastRenderedPageBreak/>
        <w:t>2.3 Spatial and temporal variation in heritability</w:t>
      </w:r>
    </w:p>
    <w:p w14:paraId="406A9E4D"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calculated narrow sense heritability for yield per-site on an entry-mean basis, by combining data from all breeding trials, then decomposing the variance components within each trial. Briefly, we built linear models using the R package </w:t>
      </w:r>
      <w:r>
        <w:rPr>
          <w:rFonts w:ascii="Garamond" w:eastAsia="Garamond" w:hAnsi="Garamond" w:cs="Garamond"/>
          <w:i/>
          <w:color w:val="000000"/>
        </w:rPr>
        <w:t>lme4</w:t>
      </w:r>
      <w:r>
        <w:rPr>
          <w:rFonts w:ascii="Garamond" w:eastAsia="Garamond" w:hAnsi="Garamond" w:cs="Garamond"/>
          <w:color w:val="000000"/>
        </w:rPr>
        <w:t xml:space="preserve"> version 1.1 to calculate heritability within each site-year using the variance in components at each site with effects of entry, site, and year effects, as well as entry-by-site and entry-by-year interactions. Heritability was calculated as</w:t>
      </w:r>
    </w:p>
    <w:p w14:paraId="5547D1FA" w14:textId="77777777" w:rsidR="00AF7B85" w:rsidRDefault="00244AC7">
      <w:pPr>
        <w:pStyle w:val="Standard"/>
        <w:widowControl/>
        <w:spacing w:after="240" w:line="480" w:lineRule="auto"/>
        <w:ind w:firstLine="360"/>
        <w:jc w:val="center"/>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entries</m:t>
              </m:r>
            </m:sub>
          </m:sSub>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rep*environment</m:t>
                  </m:r>
                </m:den>
              </m:f>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entries</m:t>
                  </m:r>
                </m:sub>
              </m:sSub>
              <m:r>
                <w:rPr>
                  <w:rFonts w:ascii="Cambria Math" w:hAnsi="Cambria Math"/>
                </w:rPr>
                <m:t>)</m:t>
              </m:r>
            </m:e>
            <m:sup>
              <m:r>
                <w:rPr>
                  <w:rFonts w:ascii="Cambria Math" w:hAnsi="Cambria Math"/>
                </w:rPr>
                <m:t>-1</m:t>
              </m:r>
            </m:sup>
          </m:sSup>
        </m:oMath>
      </m:oMathPara>
    </w:p>
    <w:p w14:paraId="3F4F5423" w14:textId="77777777" w:rsidR="00AF7B85" w:rsidRDefault="000E71B2">
      <w:pPr>
        <w:pStyle w:val="Standard"/>
        <w:widowControl/>
        <w:spacing w:after="240" w:line="480" w:lineRule="auto"/>
        <w:ind w:firstLine="360"/>
      </w:pPr>
      <w:r>
        <w:rPr>
          <w:rFonts w:ascii="Garamond" w:eastAsia="Garamond" w:hAnsi="Garamond" w:cs="Garamond"/>
          <w:color w:val="000000"/>
        </w:rPr>
        <w:t>Where V</w:t>
      </w:r>
      <w:r>
        <w:rPr>
          <w:rFonts w:ascii="Garamond" w:eastAsia="Garamond" w:hAnsi="Garamond" w:cs="Garamond"/>
          <w:color w:val="000000"/>
          <w:vertAlign w:val="subscript"/>
        </w:rPr>
        <w:t>entries</w:t>
      </w:r>
      <w:r>
        <w:rPr>
          <w:rFonts w:ascii="Garamond" w:eastAsia="Garamond" w:hAnsi="Garamond" w:cs="Garamond"/>
          <w:color w:val="000000"/>
        </w:rPr>
        <w:t xml:space="preserve"> the variance among the entries, environment is the number of locations in the study and MS</w:t>
      </w:r>
      <w:r>
        <w:rPr>
          <w:rFonts w:ascii="Garamond" w:eastAsia="Garamond" w:hAnsi="Garamond" w:cs="Garamond"/>
          <w:color w:val="000000"/>
          <w:vertAlign w:val="subscript"/>
        </w:rPr>
        <w:t>entries</w:t>
      </w:r>
      <w:r>
        <w:rPr>
          <w:rFonts w:ascii="Garamond" w:eastAsia="Garamond" w:hAnsi="Garamond" w:cs="Garamond"/>
          <w:color w:val="000000"/>
        </w:rPr>
        <w:t xml:space="preserve"> is the squared value of expected yields for the entries (Bernardo, 2020, page 163).  To quantify the change in heritability over time, we used average heritability across a five-year sliding window. For example, heritability for 1983 was the average heritability of 1981-1985.  Finally, to model the spatial variation of heritability across North America, we used ordinary kriging implemented in </w:t>
      </w:r>
      <w:r>
        <w:rPr>
          <w:rFonts w:ascii="Garamond" w:eastAsia="Garamond" w:hAnsi="Garamond" w:cs="Garamond"/>
          <w:i/>
          <w:color w:val="000000"/>
        </w:rPr>
        <w:t>fields</w:t>
      </w:r>
      <w:r>
        <w:rPr>
          <w:rFonts w:ascii="Garamond" w:eastAsia="Garamond" w:hAnsi="Garamond" w:cs="Garamond"/>
          <w:color w:val="000000"/>
        </w:rPr>
        <w:t xml:space="preserve"> version 11.6 (Furrer et al., 2009). For spatial variation, heritability was the average heritability over the 35-year study period and across races.</w:t>
      </w:r>
    </w:p>
    <w:p w14:paraId="615BA744" w14:textId="77777777" w:rsidR="00AF7B85" w:rsidRDefault="000E71B2">
      <w:pPr>
        <w:pStyle w:val="Heading2"/>
        <w:numPr>
          <w:ilvl w:val="1"/>
          <w:numId w:val="1"/>
        </w:numPr>
        <w:tabs>
          <w:tab w:val="left" w:pos="0"/>
        </w:tabs>
      </w:pPr>
      <w:bookmarkStart w:id="18" w:name="_tyjcwt"/>
      <w:bookmarkEnd w:id="18"/>
      <w:r>
        <w:t>2.4 Relationship between home field advantage, heritability and kinship</w:t>
      </w:r>
    </w:p>
    <w:p w14:paraId="142CD2C4"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Finally, we identified locations suitable for breeding locally adapted crops. We defined such sites as both having a higher-than-median heritability and conferring higher-than-median home field advantages. We also quantified whether home site location had a genetic basis by correlating the spatial distance among each variety’s home site with the genetic distance among varieties. Home distance was great circle distance using </w:t>
      </w:r>
      <w:r>
        <w:rPr>
          <w:rFonts w:ascii="Garamond" w:eastAsia="Garamond" w:hAnsi="Garamond" w:cs="Garamond"/>
          <w:i/>
          <w:color w:val="000000"/>
        </w:rPr>
        <w:t xml:space="preserve">sp </w:t>
      </w:r>
      <w:r>
        <w:rPr>
          <w:rFonts w:ascii="Garamond" w:eastAsia="Garamond" w:hAnsi="Garamond" w:cs="Garamond"/>
          <w:color w:val="000000"/>
        </w:rPr>
        <w:t xml:space="preserve">1.3. Genetic distance was reconstructed from the first three principal components of the linkage-corrected kinship matrices. We tested the correlation using a Mantel test with 999 permutations in </w:t>
      </w:r>
      <w:r>
        <w:rPr>
          <w:rFonts w:ascii="Garamond" w:eastAsia="Garamond" w:hAnsi="Garamond" w:cs="Garamond"/>
          <w:i/>
          <w:color w:val="000000"/>
        </w:rPr>
        <w:t>vegan</w:t>
      </w:r>
      <w:r>
        <w:rPr>
          <w:rFonts w:ascii="Garamond" w:eastAsia="Garamond" w:hAnsi="Garamond" w:cs="Garamond"/>
          <w:color w:val="000000"/>
        </w:rPr>
        <w:t xml:space="preserve"> 2.5 (Oksanen et al, 2019).</w:t>
      </w:r>
    </w:p>
    <w:p w14:paraId="169E74BC" w14:textId="77777777" w:rsidR="00AF7B85" w:rsidRDefault="000E71B2">
      <w:pPr>
        <w:pStyle w:val="Heading2"/>
        <w:numPr>
          <w:ilvl w:val="1"/>
          <w:numId w:val="1"/>
        </w:numPr>
        <w:tabs>
          <w:tab w:val="left" w:pos="0"/>
        </w:tabs>
      </w:pPr>
      <w:bookmarkStart w:id="19" w:name="_3dy6vkm"/>
      <w:bookmarkEnd w:id="19"/>
      <w:r>
        <w:lastRenderedPageBreak/>
        <w:t>2.5 Statistical analysis</w:t>
      </w:r>
    </w:p>
    <w:p w14:paraId="57F1075E" w14:textId="77777777" w:rsidR="00AF7B85" w:rsidRDefault="000E71B2">
      <w:pPr>
        <w:pStyle w:val="Standard"/>
        <w:widowControl/>
        <w:spacing w:after="240" w:line="480" w:lineRule="auto"/>
        <w:ind w:firstLine="360"/>
      </w:pPr>
      <w:bookmarkStart w:id="20" w:name="_1t3h5sf"/>
      <w:bookmarkEnd w:id="20"/>
      <w:r>
        <w:rPr>
          <w:rFonts w:ascii="Garamond" w:eastAsia="Garamond" w:hAnsi="Garamond" w:cs="Garamond"/>
          <w:color w:val="000000"/>
        </w:rPr>
        <w:t xml:space="preserve">All analyses were performed independently for each race. Unless otherwise noted: statistics were performed in </w:t>
      </w:r>
      <w:r>
        <w:rPr>
          <w:rFonts w:ascii="Garamond" w:eastAsia="Garamond" w:hAnsi="Garamond" w:cs="Garamond"/>
          <w:i/>
          <w:color w:val="000000"/>
        </w:rPr>
        <w:t>R</w:t>
      </w:r>
      <w:r>
        <w:rPr>
          <w:rFonts w:ascii="Garamond" w:eastAsia="Garamond" w:hAnsi="Garamond" w:cs="Garamond"/>
          <w:color w:val="000000"/>
        </w:rPr>
        <w:t xml:space="preserve"> 3.6.3 </w:t>
      </w:r>
      <w:r>
        <w:rPr>
          <w:rFonts w:ascii="Garamond" w:eastAsia="Garamond" w:hAnsi="Garamond" w:cs="Garamond"/>
          <w:i/>
          <w:color w:val="000000"/>
        </w:rPr>
        <w:t>base</w:t>
      </w:r>
      <w:r>
        <w:rPr>
          <w:rFonts w:ascii="Garamond" w:eastAsia="Garamond" w:hAnsi="Garamond" w:cs="Garamond"/>
          <w:color w:val="000000"/>
        </w:rPr>
        <w:t xml:space="preserve"> and </w:t>
      </w:r>
      <w:r>
        <w:rPr>
          <w:rFonts w:ascii="Garamond" w:eastAsia="Garamond" w:hAnsi="Garamond" w:cs="Garamond"/>
          <w:i/>
          <w:color w:val="000000"/>
        </w:rPr>
        <w:t>stats</w:t>
      </w:r>
      <w:r>
        <w:rPr>
          <w:rFonts w:ascii="Garamond" w:eastAsia="Garamond" w:hAnsi="Garamond" w:cs="Garamond"/>
          <w:color w:val="000000"/>
        </w:rPr>
        <w:t xml:space="preserve"> packages; plots were made with </w:t>
      </w:r>
      <w:r>
        <w:rPr>
          <w:rFonts w:ascii="Garamond" w:eastAsia="Garamond" w:hAnsi="Garamond" w:cs="Garamond"/>
          <w:i/>
          <w:color w:val="000000"/>
        </w:rPr>
        <w:t>ggplot2</w:t>
      </w:r>
      <w:r>
        <w:rPr>
          <w:rFonts w:ascii="Garamond" w:eastAsia="Garamond" w:hAnsi="Garamond" w:cs="Garamond"/>
          <w:color w:val="000000"/>
        </w:rPr>
        <w:t xml:space="preserve"> 3.3.0 and annotated with regression formulae using </w:t>
      </w:r>
      <w:r>
        <w:rPr>
          <w:rFonts w:ascii="Garamond" w:eastAsia="Garamond" w:hAnsi="Garamond" w:cs="Garamond"/>
          <w:i/>
          <w:color w:val="000000"/>
        </w:rPr>
        <w:t>ggpmisc</w:t>
      </w:r>
      <w:r>
        <w:rPr>
          <w:rFonts w:ascii="Garamond" w:eastAsia="Garamond" w:hAnsi="Garamond" w:cs="Garamond"/>
          <w:color w:val="000000"/>
        </w:rPr>
        <w:t xml:space="preserve"> 0.3.3 (R Core Team, 2020; Wickham, 2016; Aphalo, 2019); centering and scaling refer to a group mean of zero and standard deviation of one; errors are standard.</w:t>
      </w:r>
    </w:p>
    <w:p w14:paraId="54B48E65" w14:textId="77777777" w:rsidR="00AF7B85" w:rsidRDefault="000E71B2">
      <w:pPr>
        <w:pStyle w:val="Heading1"/>
        <w:numPr>
          <w:ilvl w:val="0"/>
          <w:numId w:val="1"/>
        </w:numPr>
        <w:ind w:left="360"/>
      </w:pPr>
      <w:bookmarkStart w:id="21" w:name="_4d34og8"/>
      <w:bookmarkEnd w:id="21"/>
      <w:r>
        <w:t>RESULTS</w:t>
      </w:r>
    </w:p>
    <w:p w14:paraId="2DC78C17" w14:textId="77777777" w:rsidR="00AF7B85" w:rsidRDefault="000E71B2">
      <w:pPr>
        <w:pStyle w:val="Heading2"/>
        <w:numPr>
          <w:ilvl w:val="1"/>
          <w:numId w:val="1"/>
        </w:numPr>
        <w:tabs>
          <w:tab w:val="left" w:pos="0"/>
        </w:tabs>
      </w:pPr>
      <w:r>
        <w:t>3.1 Home Field Advantage</w:t>
      </w:r>
    </w:p>
    <w:p w14:paraId="5B560833" w14:textId="23F42944" w:rsidR="00AF7B85" w:rsidRDefault="000E71B2">
      <w:pPr>
        <w:pStyle w:val="Standard"/>
        <w:widowControl/>
        <w:spacing w:after="240" w:line="480" w:lineRule="auto"/>
        <w:ind w:firstLine="360"/>
      </w:pPr>
      <w:r>
        <w:rPr>
          <w:rFonts w:ascii="Garamond" w:eastAsia="Garamond" w:hAnsi="Garamond" w:cs="Garamond"/>
          <w:color w:val="000000"/>
        </w:rPr>
        <w:t>Each dry bean race studied had a different yield potential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608; </w:t>
      </w:r>
      <w:r>
        <w:rPr>
          <w:rFonts w:ascii="Garamond" w:eastAsia="Garamond" w:hAnsi="Garamond" w:cs="Garamond"/>
          <w:i/>
          <w:color w:val="000000"/>
        </w:rPr>
        <w:t>p</w:t>
      </w:r>
      <w:r>
        <w:rPr>
          <w:rFonts w:ascii="Garamond" w:eastAsia="Garamond" w:hAnsi="Garamond" w:cs="Garamond"/>
          <w:color w:val="000000"/>
        </w:rPr>
        <w:t xml:space="preserve"> &lt; 0.001, Figure 2a; Table S</w:t>
      </w:r>
      <w:ins w:id="22" w:author="Ewing, Patrick - ARS" w:date="2021-09-13T12:57:00Z">
        <w:r w:rsidR="0024245D">
          <w:rPr>
            <w:rFonts w:ascii="Garamond" w:eastAsia="Garamond" w:hAnsi="Garamond" w:cs="Garamond"/>
            <w:color w:val="000000"/>
          </w:rPr>
          <w:t>2</w:t>
        </w:r>
      </w:ins>
      <w:del w:id="23" w:author="Ewing, Patrick - ARS" w:date="2021-09-13T12:57:00Z">
        <w:r w:rsidDel="0024245D">
          <w:rPr>
            <w:rFonts w:ascii="Garamond" w:eastAsia="Garamond" w:hAnsi="Garamond" w:cs="Garamond"/>
            <w:color w:val="000000"/>
          </w:rPr>
          <w:delText>1</w:delText>
        </w:r>
      </w:del>
      <w:r>
        <w:rPr>
          <w:rFonts w:ascii="Garamond" w:eastAsia="Garamond" w:hAnsi="Garamond" w:cs="Garamond"/>
          <w:color w:val="000000"/>
        </w:rPr>
        <w:t>): By 2015, Nueva Granada entries were expected to yield 2370 ± 40 kg ha</w:t>
      </w:r>
      <w:r>
        <w:rPr>
          <w:rFonts w:ascii="Garamond" w:eastAsia="Garamond" w:hAnsi="Garamond" w:cs="Garamond"/>
          <w:color w:val="000000"/>
          <w:vertAlign w:val="superscript"/>
        </w:rPr>
        <w:t>-1</w:t>
      </w:r>
      <w:r>
        <w:rPr>
          <w:rFonts w:ascii="Garamond" w:eastAsia="Garamond" w:hAnsi="Garamond" w:cs="Garamond"/>
          <w:color w:val="000000"/>
        </w:rPr>
        <w:t>, Durango entries, 3060 ± 30 kg ha</w:t>
      </w:r>
      <w:r>
        <w:rPr>
          <w:rFonts w:ascii="Garamond" w:eastAsia="Garamond" w:hAnsi="Garamond" w:cs="Garamond"/>
          <w:color w:val="000000"/>
          <w:vertAlign w:val="superscript"/>
        </w:rPr>
        <w:t>-1</w:t>
      </w:r>
      <w:r>
        <w:rPr>
          <w:rFonts w:ascii="Garamond" w:eastAsia="Garamond" w:hAnsi="Garamond" w:cs="Garamond"/>
          <w:color w:val="000000"/>
        </w:rPr>
        <w:t>, and Mesoamerican entries, 2850 ± 40 kg ha</w:t>
      </w:r>
      <w:r>
        <w:rPr>
          <w:rFonts w:ascii="Garamond" w:eastAsia="Garamond" w:hAnsi="Garamond" w:cs="Garamond"/>
          <w:color w:val="000000"/>
          <w:vertAlign w:val="superscript"/>
        </w:rPr>
        <w:t>-1</w:t>
      </w:r>
      <w:r>
        <w:rPr>
          <w:rFonts w:ascii="Garamond" w:eastAsia="Garamond" w:hAnsi="Garamond" w:cs="Garamond"/>
          <w:color w:val="000000"/>
        </w:rPr>
        <w:t>. In agreement with previous studies (Vandemark et al 2014), yields of all races improved during the study period, albeit at different rates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4.00, </w:t>
      </w:r>
      <w:r>
        <w:rPr>
          <w:rFonts w:ascii="Garamond" w:eastAsia="Garamond" w:hAnsi="Garamond" w:cs="Garamond"/>
          <w:i/>
          <w:color w:val="000000"/>
        </w:rPr>
        <w:t>p</w:t>
      </w:r>
      <w:r>
        <w:rPr>
          <w:rFonts w:ascii="Garamond" w:eastAsia="Garamond" w:hAnsi="Garamond" w:cs="Garamond"/>
          <w:color w:val="000000"/>
        </w:rPr>
        <w:t xml:space="preserve"> = 0.02).  Nueva Granada yields grew by 16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and Durango yields grew by 14 ± 1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Mesoamerican yields grew the fastest, by </w:t>
      </w:r>
      <w:bookmarkStart w:id="24" w:name="_Hlk82442592"/>
      <w:r>
        <w:rPr>
          <w:rFonts w:ascii="Garamond" w:eastAsia="Garamond" w:hAnsi="Garamond" w:cs="Garamond"/>
          <w:color w:val="000000"/>
        </w:rPr>
        <w:t>20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bookmarkEnd w:id="24"/>
      <w:r>
        <w:rPr>
          <w:rFonts w:ascii="Garamond" w:eastAsia="Garamond" w:hAnsi="Garamond" w:cs="Garamond"/>
          <w:color w:val="000000"/>
          <w:vertAlign w:val="superscript"/>
        </w:rPr>
        <w:t xml:space="preserve">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w:t>
      </w:r>
    </w:p>
    <w:p w14:paraId="0E856F10"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4AA6CF10" wp14:editId="7C626815">
            <wp:extent cx="5943600" cy="4572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43600" cy="4572000"/>
                    </a:xfrm>
                    <a:prstGeom prst="rect">
                      <a:avLst/>
                    </a:prstGeom>
                    <a:noFill/>
                    <a:ln>
                      <a:noFill/>
                      <a:prstDash/>
                    </a:ln>
                  </pic:spPr>
                </pic:pic>
              </a:graphicData>
            </a:graphic>
          </wp:inline>
        </w:drawing>
      </w:r>
    </w:p>
    <w:p w14:paraId="300266D2" w14:textId="77777777" w:rsidR="00AF7B85" w:rsidRDefault="000E71B2">
      <w:pPr>
        <w:pStyle w:val="Standard"/>
        <w:keepNext/>
        <w:keepLines/>
        <w:widowControl/>
        <w:spacing w:after="240" w:line="240" w:lineRule="auto"/>
      </w:pPr>
      <w:r>
        <w:rPr>
          <w:rFonts w:ascii="Garamond" w:eastAsia="Garamond" w:hAnsi="Garamond" w:cs="Garamond"/>
          <w:b/>
          <w:color w:val="000000"/>
        </w:rPr>
        <w:t>Figure 2</w:t>
      </w:r>
      <w:r>
        <w:rPr>
          <w:rFonts w:ascii="Garamond" w:eastAsia="Garamond" w:hAnsi="Garamond" w:cs="Garamond"/>
          <w:color w:val="000000"/>
        </w:rPr>
        <w:t xml:space="preserve">: Trends in A) yield and B) home field advantage across the study period by race. In B), the gray bars indicate the 90% confidence interval of the expected home field advantage based on permutation within site-year. Error bars are standard errors. Shading around regression lines indicates 95% confidence intervals. n.s.: not significant at </w:t>
      </w:r>
      <w:r>
        <w:rPr>
          <w:rFonts w:ascii="Garamond" w:eastAsia="Garamond" w:hAnsi="Garamond" w:cs="Garamond"/>
          <w:i/>
          <w:color w:val="000000"/>
        </w:rPr>
        <w:t>p</w:t>
      </w:r>
      <w:r>
        <w:rPr>
          <w:rFonts w:ascii="Garamond" w:eastAsia="Garamond" w:hAnsi="Garamond" w:cs="Garamond"/>
          <w:color w:val="000000"/>
        </w:rPr>
        <w:t xml:space="preserve"> &lt; 0.05.</w:t>
      </w:r>
    </w:p>
    <w:p w14:paraId="672F4DFE" w14:textId="7C83817F" w:rsidR="00AF7B85" w:rsidRDefault="000E71B2">
      <w:pPr>
        <w:pStyle w:val="Standard"/>
        <w:widowControl/>
        <w:spacing w:after="240" w:line="480" w:lineRule="auto"/>
        <w:ind w:firstLine="360"/>
      </w:pPr>
      <w:r>
        <w:rPr>
          <w:rFonts w:ascii="Garamond" w:eastAsia="Garamond" w:hAnsi="Garamond" w:cs="Garamond"/>
          <w:color w:val="000000"/>
        </w:rPr>
        <w:t xml:space="preserve">We partitioned yield variation into genetic and environmental components within the two genepools and three races (Table 2). Emphasizing the importance of local conditions,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w:t>
      </w:r>
      <w:r>
        <w:rPr>
          <w:rFonts w:ascii="Garamond" w:eastAsia="Garamond" w:hAnsi="Garamond" w:cs="Garamond"/>
          <w:color w:val="000000"/>
        </w:rPr>
        <w:lastRenderedPageBreak/>
        <w:t>variation and reduced residual variation by 8.3%. Similarly, HFA accounted for 1.3% of Mesoamerican yield variation, and reduced residual variation by 7.7%. Including principal components (PCs) as covariates for genetic relatedness did not reduce HFA; in fact, including genetic relatedness as a predictor of yield reduced model parsimony (Δ</w:t>
      </w:r>
      <w:r>
        <w:rPr>
          <w:rFonts w:ascii="Garamond" w:eastAsia="Garamond" w:hAnsi="Garamond" w:cs="Garamond"/>
          <w:i/>
          <w:color w:val="000000"/>
        </w:rPr>
        <w:t>AIC</w:t>
      </w:r>
      <w:r>
        <w:rPr>
          <w:rFonts w:ascii="Garamond" w:eastAsia="Garamond" w:hAnsi="Garamond" w:cs="Garamond"/>
          <w:color w:val="000000"/>
        </w:rPr>
        <w:t xml:space="preserve"> = 339 (Nueva Granada), 890 (Durango), and 608 (Mesoamerican); Table S</w:t>
      </w:r>
      <w:ins w:id="25" w:author="Ewing, Patrick - ARS" w:date="2021-09-13T12:57:00Z">
        <w:r w:rsidR="0024245D">
          <w:rPr>
            <w:rFonts w:ascii="Garamond" w:eastAsia="Garamond" w:hAnsi="Garamond" w:cs="Garamond"/>
            <w:color w:val="000000"/>
          </w:rPr>
          <w:t>3</w:t>
        </w:r>
      </w:ins>
      <w:del w:id="26" w:author="Ewing, Patrick - ARS" w:date="2021-09-13T12:57:00Z">
        <w:r w:rsidDel="0024245D">
          <w:rPr>
            <w:rFonts w:ascii="Garamond" w:eastAsia="Garamond" w:hAnsi="Garamond" w:cs="Garamond"/>
            <w:color w:val="000000"/>
          </w:rPr>
          <w:delText>2</w:delText>
        </w:r>
      </w:del>
      <w:r>
        <w:rPr>
          <w:rFonts w:ascii="Garamond" w:eastAsia="Garamond" w:hAnsi="Garamond" w:cs="Garamond"/>
          <w:color w:val="000000"/>
        </w:rPr>
        <w:t>). These three PCs accounted for 39%, 44%, and 42% of genetic variance in the Nueva Granada, Durango, and Mesoamerican entries, respectively (Figure S1).</w:t>
      </w:r>
    </w:p>
    <w:tbl>
      <w:tblPr>
        <w:tblW w:w="6667" w:type="dxa"/>
        <w:jc w:val="center"/>
        <w:tblLayout w:type="fixed"/>
        <w:tblCellMar>
          <w:left w:w="10" w:type="dxa"/>
          <w:right w:w="10" w:type="dxa"/>
        </w:tblCellMar>
        <w:tblLook w:val="0000" w:firstRow="0" w:lastRow="0" w:firstColumn="0" w:lastColumn="0" w:noHBand="0" w:noVBand="0"/>
      </w:tblPr>
      <w:tblGrid>
        <w:gridCol w:w="2213"/>
        <w:gridCol w:w="1056"/>
        <w:gridCol w:w="1648"/>
        <w:gridCol w:w="1750"/>
      </w:tblGrid>
      <w:tr w:rsidR="00AF7B85" w14:paraId="730E4A3E" w14:textId="77777777">
        <w:trPr>
          <w:jc w:val="center"/>
        </w:trPr>
        <w:tc>
          <w:tcPr>
            <w:tcW w:w="6666" w:type="dxa"/>
            <w:gridSpan w:val="4"/>
            <w:shd w:val="clear" w:color="auto" w:fill="FFFFFF"/>
            <w:tcMar>
              <w:top w:w="0" w:type="dxa"/>
              <w:left w:w="108" w:type="dxa"/>
              <w:bottom w:w="0" w:type="dxa"/>
              <w:right w:w="108" w:type="dxa"/>
            </w:tcMar>
            <w:vAlign w:val="center"/>
          </w:tcPr>
          <w:p w14:paraId="1CD002F6" w14:textId="77777777" w:rsidR="00AF7B85" w:rsidRDefault="000E71B2">
            <w:pPr>
              <w:pStyle w:val="Standard"/>
              <w:widowControl/>
              <w:spacing w:after="0" w:line="240" w:lineRule="auto"/>
            </w:pPr>
            <w:r>
              <w:rPr>
                <w:rFonts w:ascii="Garamond" w:eastAsia="Garamond" w:hAnsi="Garamond" w:cs="Garamond"/>
                <w:b/>
                <w:color w:val="000000"/>
              </w:rPr>
              <w:t>Table 2</w:t>
            </w:r>
          </w:p>
        </w:tc>
      </w:tr>
      <w:tr w:rsidR="00AF7B85" w14:paraId="5643797E" w14:textId="77777777">
        <w:trPr>
          <w:jc w:val="center"/>
        </w:trPr>
        <w:tc>
          <w:tcPr>
            <w:tcW w:w="6666" w:type="dxa"/>
            <w:gridSpan w:val="4"/>
            <w:shd w:val="clear" w:color="auto" w:fill="FFFFFF"/>
            <w:tcMar>
              <w:top w:w="0" w:type="dxa"/>
              <w:left w:w="108" w:type="dxa"/>
              <w:bottom w:w="0" w:type="dxa"/>
              <w:right w:w="108" w:type="dxa"/>
            </w:tcMar>
            <w:vAlign w:val="center"/>
          </w:tcPr>
          <w:p w14:paraId="0643132E" w14:textId="77777777" w:rsidR="00AF7B85" w:rsidRDefault="000E71B2">
            <w:pPr>
              <w:pStyle w:val="Standard"/>
              <w:widowControl/>
              <w:spacing w:after="0" w:line="240" w:lineRule="auto"/>
            </w:pPr>
            <w:r>
              <w:rPr>
                <w:rFonts w:ascii="Garamond" w:eastAsia="Garamond" w:hAnsi="Garamond" w:cs="Garamond"/>
                <w:color w:val="000000"/>
              </w:rPr>
              <w:t>Partitioning of CDBN Yield Variances</w:t>
            </w:r>
          </w:p>
        </w:tc>
      </w:tr>
      <w:tr w:rsidR="00AF7B85" w14:paraId="5AC46833" w14:textId="77777777">
        <w:trPr>
          <w:trHeight w:val="168"/>
          <w:jc w:val="center"/>
        </w:trPr>
        <w:tc>
          <w:tcPr>
            <w:tcW w:w="2212" w:type="dxa"/>
            <w:vMerge w:val="restart"/>
            <w:shd w:val="clear" w:color="auto" w:fill="FFFFFF"/>
            <w:tcMar>
              <w:top w:w="75" w:type="dxa"/>
              <w:left w:w="75" w:type="dxa"/>
              <w:bottom w:w="90" w:type="dxa"/>
              <w:right w:w="75" w:type="dxa"/>
            </w:tcMar>
            <w:vAlign w:val="center"/>
          </w:tcPr>
          <w:p w14:paraId="7598AFEF" w14:textId="77777777" w:rsidR="00AF7B85" w:rsidRDefault="00AF7B85">
            <w:pPr>
              <w:pStyle w:val="Standard"/>
              <w:widowControl/>
              <w:spacing w:after="0" w:line="240" w:lineRule="auto"/>
              <w:jc w:val="center"/>
              <w:rPr>
                <w:rFonts w:ascii="Garamond" w:eastAsia="Garamond" w:hAnsi="Garamond" w:cs="Garamond"/>
                <w:color w:val="000000"/>
              </w:rPr>
            </w:pPr>
          </w:p>
        </w:tc>
        <w:tc>
          <w:tcPr>
            <w:tcW w:w="4454" w:type="dxa"/>
            <w:gridSpan w:val="3"/>
            <w:shd w:val="clear" w:color="auto" w:fill="FFFFFF"/>
            <w:tcMar>
              <w:top w:w="0" w:type="dxa"/>
              <w:left w:w="60" w:type="dxa"/>
              <w:bottom w:w="0" w:type="dxa"/>
              <w:right w:w="108" w:type="dxa"/>
            </w:tcMar>
            <w:vAlign w:val="center"/>
          </w:tcPr>
          <w:p w14:paraId="7DA269DE" w14:textId="77777777" w:rsidR="00AF7B85" w:rsidRDefault="000E71B2">
            <w:pPr>
              <w:pStyle w:val="Standard"/>
              <w:widowControl/>
              <w:spacing w:after="0" w:line="240" w:lineRule="auto"/>
              <w:jc w:val="center"/>
            </w:pPr>
            <w:r>
              <w:rPr>
                <w:rFonts w:ascii="Garamond" w:eastAsia="Garamond" w:hAnsi="Garamond" w:cs="Garamond"/>
                <w:b/>
                <w:color w:val="000000"/>
              </w:rPr>
              <w:t>Race</w:t>
            </w:r>
          </w:p>
        </w:tc>
      </w:tr>
      <w:tr w:rsidR="00AF7B85" w14:paraId="3CF12341" w14:textId="77777777">
        <w:trPr>
          <w:trHeight w:val="20"/>
          <w:jc w:val="center"/>
        </w:trPr>
        <w:tc>
          <w:tcPr>
            <w:tcW w:w="2212" w:type="dxa"/>
            <w:vMerge/>
            <w:shd w:val="clear" w:color="auto" w:fill="FFFFFF"/>
            <w:tcMar>
              <w:top w:w="75" w:type="dxa"/>
              <w:left w:w="75" w:type="dxa"/>
              <w:bottom w:w="90" w:type="dxa"/>
              <w:right w:w="75" w:type="dxa"/>
            </w:tcMar>
            <w:vAlign w:val="center"/>
          </w:tcPr>
          <w:p w14:paraId="3BDE64CA" w14:textId="77777777" w:rsidR="00BF21A1" w:rsidRDefault="00BF21A1">
            <w:pPr>
              <w:widowControl w:val="0"/>
            </w:pPr>
          </w:p>
        </w:tc>
        <w:tc>
          <w:tcPr>
            <w:tcW w:w="1056" w:type="dxa"/>
            <w:shd w:val="clear" w:color="auto" w:fill="FFFFFF"/>
            <w:tcMar>
              <w:top w:w="75" w:type="dxa"/>
              <w:left w:w="75" w:type="dxa"/>
              <w:bottom w:w="90" w:type="dxa"/>
              <w:right w:w="75" w:type="dxa"/>
            </w:tcMar>
            <w:vAlign w:val="center"/>
          </w:tcPr>
          <w:p w14:paraId="5DCD6150"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48" w:type="dxa"/>
            <w:shd w:val="clear" w:color="auto" w:fill="FFFFFF"/>
            <w:tcMar>
              <w:top w:w="75" w:type="dxa"/>
              <w:left w:w="75" w:type="dxa"/>
              <w:bottom w:w="90" w:type="dxa"/>
              <w:right w:w="75" w:type="dxa"/>
            </w:tcMar>
            <w:vAlign w:val="center"/>
          </w:tcPr>
          <w:p w14:paraId="2B1B224A"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50" w:type="dxa"/>
            <w:shd w:val="clear" w:color="auto" w:fill="FFFFFF"/>
            <w:tcMar>
              <w:top w:w="75" w:type="dxa"/>
              <w:left w:w="75" w:type="dxa"/>
              <w:bottom w:w="90" w:type="dxa"/>
              <w:right w:w="75" w:type="dxa"/>
            </w:tcMar>
            <w:vAlign w:val="center"/>
          </w:tcPr>
          <w:p w14:paraId="4AFF3DC2"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7C8EC996"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9E23E0C" w14:textId="77777777" w:rsidR="00AF7B85" w:rsidRDefault="000E71B2">
            <w:pPr>
              <w:pStyle w:val="Standard"/>
              <w:widowControl/>
              <w:spacing w:after="0" w:line="240" w:lineRule="auto"/>
              <w:jc w:val="center"/>
            </w:pPr>
            <w:r>
              <w:rPr>
                <w:rFonts w:ascii="Garamond" w:eastAsia="Garamond" w:hAnsi="Garamond" w:cs="Garamond"/>
                <w:b/>
                <w:color w:val="000000"/>
              </w:rPr>
              <w:t>Home 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7730622"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22BF33E6"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1C36C776" w14:textId="77777777" w:rsidR="00AF7B85" w:rsidRDefault="000E71B2">
            <w:pPr>
              <w:pStyle w:val="Standard"/>
              <w:widowControl/>
              <w:spacing w:after="0" w:line="240" w:lineRule="auto"/>
              <w:jc w:val="center"/>
            </w:pPr>
            <w:r>
              <w:rPr>
                <w:rFonts w:ascii="Garamond" w:eastAsia="Garamond" w:hAnsi="Garamond" w:cs="Garamond"/>
                <w:color w:val="000000"/>
              </w:rPr>
              <w:t>1.1%</w:t>
            </w:r>
          </w:p>
        </w:tc>
      </w:tr>
      <w:tr w:rsidR="00AF7B85" w14:paraId="4073E768"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CD889E3" w14:textId="77777777" w:rsidR="00AF7B85" w:rsidRDefault="000E71B2">
            <w:pPr>
              <w:pStyle w:val="Standard"/>
              <w:widowControl/>
              <w:spacing w:after="0" w:line="240" w:lineRule="auto"/>
              <w:jc w:val="center"/>
            </w:pPr>
            <w:r>
              <w:rPr>
                <w:rFonts w:ascii="Garamond" w:eastAsia="Garamond" w:hAnsi="Garamond" w:cs="Garamond"/>
                <w:b/>
                <w:color w:val="000000"/>
              </w:rPr>
              <w:t>Residuals</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6A2E8FD2" w14:textId="77777777" w:rsidR="00AF7B85" w:rsidRDefault="000E71B2">
            <w:pPr>
              <w:pStyle w:val="Standard"/>
              <w:widowControl/>
              <w:spacing w:after="0" w:line="240" w:lineRule="auto"/>
              <w:jc w:val="center"/>
            </w:pPr>
            <w:r>
              <w:rPr>
                <w:rFonts w:ascii="Garamond" w:eastAsia="Garamond" w:hAnsi="Garamond" w:cs="Garamond"/>
                <w:color w:val="000000"/>
              </w:rPr>
              <w:t>14.1%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17505AA3" w14:textId="77777777" w:rsidR="00AF7B85" w:rsidRDefault="000E71B2">
            <w:pPr>
              <w:pStyle w:val="Standard"/>
              <w:widowControl/>
              <w:spacing w:after="0" w:line="240" w:lineRule="auto"/>
              <w:jc w:val="center"/>
            </w:pPr>
            <w:r>
              <w:rPr>
                <w:rFonts w:ascii="Garamond" w:eastAsia="Garamond" w:hAnsi="Garamond" w:cs="Garamond"/>
                <w:color w:val="000000"/>
              </w:rPr>
              <w:t>15.8%</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0B1CF8C" w14:textId="77777777" w:rsidR="00AF7B85" w:rsidRDefault="000E71B2">
            <w:pPr>
              <w:pStyle w:val="Standard"/>
              <w:widowControl/>
              <w:spacing w:after="0" w:line="240" w:lineRule="auto"/>
              <w:jc w:val="center"/>
            </w:pPr>
            <w:r>
              <w:rPr>
                <w:rFonts w:ascii="Garamond" w:eastAsia="Garamond" w:hAnsi="Garamond" w:cs="Garamond"/>
                <w:color w:val="000000"/>
              </w:rPr>
              <w:t>15.6%</w:t>
            </w:r>
          </w:p>
        </w:tc>
      </w:tr>
      <w:tr w:rsidR="00AF7B85" w14:paraId="0189D425"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9814771" w14:textId="77777777" w:rsidR="00AF7B85" w:rsidRDefault="000E71B2">
            <w:pPr>
              <w:pStyle w:val="Standard"/>
              <w:widowControl/>
              <w:spacing w:after="0" w:line="240" w:lineRule="auto"/>
              <w:jc w:val="center"/>
            </w:pPr>
            <w:r>
              <w:rPr>
                <w:rFonts w:ascii="Garamond" w:eastAsia="Garamond" w:hAnsi="Garamond" w:cs="Garamond"/>
                <w:b/>
                <w:color w:val="000000"/>
              </w:rPr>
              <w:t>Genotype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2F9E8402" w14:textId="77777777" w:rsidR="00AF7B85" w:rsidRDefault="000E71B2">
            <w:pPr>
              <w:pStyle w:val="Standard"/>
              <w:widowControl/>
              <w:spacing w:after="0" w:line="240" w:lineRule="auto"/>
              <w:jc w:val="center"/>
            </w:pPr>
            <w:r>
              <w:rPr>
                <w:rFonts w:ascii="Garamond" w:eastAsia="Garamond" w:hAnsi="Garamond" w:cs="Garamond"/>
                <w:color w:val="000000"/>
              </w:rPr>
              <w:t>3.3%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6F3AFEEA" w14:textId="77777777" w:rsidR="00AF7B85" w:rsidRDefault="000E71B2">
            <w:pPr>
              <w:pStyle w:val="Standard"/>
              <w:widowControl/>
              <w:spacing w:after="0" w:line="240" w:lineRule="auto"/>
              <w:jc w:val="center"/>
            </w:pPr>
            <w:r>
              <w:rPr>
                <w:rFonts w:ascii="Garamond" w:eastAsia="Garamond" w:hAnsi="Garamond" w:cs="Garamond"/>
                <w:color w:val="000000"/>
              </w:rPr>
              <w:t>4.1%</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45524E12" w14:textId="77777777" w:rsidR="00AF7B85" w:rsidRDefault="000E71B2">
            <w:pPr>
              <w:pStyle w:val="Standard"/>
              <w:widowControl/>
              <w:spacing w:after="0" w:line="240" w:lineRule="auto"/>
              <w:jc w:val="center"/>
            </w:pPr>
            <w:r>
              <w:rPr>
                <w:rFonts w:ascii="Garamond" w:eastAsia="Garamond" w:hAnsi="Garamond" w:cs="Garamond"/>
                <w:color w:val="000000"/>
              </w:rPr>
              <w:t>3.2%</w:t>
            </w:r>
          </w:p>
        </w:tc>
      </w:tr>
      <w:tr w:rsidR="00AF7B85" w14:paraId="6E812ADC"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1F9C4D7C" w14:textId="77777777" w:rsidR="00AF7B85" w:rsidRDefault="000E71B2">
            <w:pPr>
              <w:pStyle w:val="Standard"/>
              <w:widowControl/>
              <w:spacing w:after="0" w:line="240" w:lineRule="auto"/>
              <w:jc w:val="center"/>
            </w:pPr>
            <w:r>
              <w:rPr>
                <w:rFonts w:ascii="Garamond" w:eastAsia="Garamond" w:hAnsi="Garamond" w:cs="Garamond"/>
                <w:b/>
                <w:color w:val="000000"/>
              </w:rPr>
              <w:t>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A5550CF" w14:textId="77777777" w:rsidR="00AF7B85" w:rsidRDefault="000E71B2">
            <w:pPr>
              <w:pStyle w:val="Standard"/>
              <w:widowControl/>
              <w:spacing w:after="0" w:line="240" w:lineRule="auto"/>
              <w:jc w:val="center"/>
            </w:pPr>
            <w:r>
              <w:rPr>
                <w:rFonts w:ascii="Garamond" w:eastAsia="Garamond" w:hAnsi="Garamond" w:cs="Garamond"/>
                <w:color w:val="000000"/>
              </w:rPr>
              <w:t>33.1%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4609F478" w14:textId="77777777" w:rsidR="00AF7B85" w:rsidRDefault="000E71B2">
            <w:pPr>
              <w:pStyle w:val="Standard"/>
              <w:widowControl/>
              <w:spacing w:after="0" w:line="240" w:lineRule="auto"/>
              <w:jc w:val="center"/>
            </w:pPr>
            <w:r>
              <w:rPr>
                <w:rFonts w:ascii="Garamond" w:eastAsia="Garamond" w:hAnsi="Garamond" w:cs="Garamond"/>
                <w:color w:val="000000"/>
              </w:rPr>
              <w:t>30.9%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6F48AE5" w14:textId="77777777" w:rsidR="00AF7B85" w:rsidRDefault="000E71B2">
            <w:pPr>
              <w:pStyle w:val="Standard"/>
              <w:widowControl/>
              <w:spacing w:after="0" w:line="240" w:lineRule="auto"/>
              <w:jc w:val="center"/>
            </w:pPr>
            <w:r>
              <w:rPr>
                <w:rFonts w:ascii="Garamond" w:eastAsia="Garamond" w:hAnsi="Garamond" w:cs="Garamond"/>
                <w:color w:val="000000"/>
              </w:rPr>
              <w:t>29.0%</w:t>
            </w:r>
          </w:p>
        </w:tc>
      </w:tr>
      <w:tr w:rsidR="00AF7B85" w14:paraId="01CA0260"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C56388C" w14:textId="77777777" w:rsidR="00AF7B85" w:rsidRDefault="000E71B2">
            <w:pPr>
              <w:pStyle w:val="Standard"/>
              <w:widowControl/>
              <w:spacing w:after="0" w:line="240" w:lineRule="auto"/>
              <w:jc w:val="center"/>
            </w:pPr>
            <w:r>
              <w:rPr>
                <w:rFonts w:ascii="Garamond" w:eastAsia="Garamond" w:hAnsi="Garamond" w:cs="Garamond"/>
                <w:b/>
                <w:color w:val="000000"/>
              </w:rPr>
              <w:t>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2C4522A" w14:textId="77777777" w:rsidR="00AF7B85" w:rsidRDefault="000E71B2">
            <w:pPr>
              <w:pStyle w:val="Standard"/>
              <w:widowControl/>
              <w:spacing w:after="0" w:line="240" w:lineRule="auto"/>
              <w:jc w:val="center"/>
            </w:pPr>
            <w:r>
              <w:rPr>
                <w:rFonts w:ascii="Garamond" w:eastAsia="Garamond" w:hAnsi="Garamond" w:cs="Garamond"/>
                <w:color w:val="000000"/>
              </w:rPr>
              <w:t>2.4%</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090E01E" w14:textId="77777777" w:rsidR="00AF7B85" w:rsidRDefault="000E71B2">
            <w:pPr>
              <w:pStyle w:val="Standard"/>
              <w:widowControl/>
              <w:spacing w:after="0" w:line="240" w:lineRule="auto"/>
              <w:jc w:val="center"/>
            </w:pPr>
            <w:r>
              <w:rPr>
                <w:rFonts w:ascii="Garamond" w:eastAsia="Garamond" w:hAnsi="Garamond" w:cs="Garamond"/>
                <w:color w:val="000000"/>
              </w:rPr>
              <w:t>3.0%</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50F27D9E" w14:textId="77777777" w:rsidR="00AF7B85" w:rsidRDefault="000E71B2">
            <w:pPr>
              <w:pStyle w:val="Standard"/>
              <w:widowControl/>
              <w:spacing w:after="0" w:line="240" w:lineRule="auto"/>
              <w:jc w:val="center"/>
            </w:pPr>
            <w:r>
              <w:rPr>
                <w:rFonts w:ascii="Garamond" w:eastAsia="Garamond" w:hAnsi="Garamond" w:cs="Garamond"/>
                <w:color w:val="000000"/>
              </w:rPr>
              <w:t>2.5%</w:t>
            </w:r>
          </w:p>
        </w:tc>
      </w:tr>
      <w:tr w:rsidR="00AF7B85" w14:paraId="3D6F33B8"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DC9D200" w14:textId="77777777" w:rsidR="00AF7B85" w:rsidRDefault="000E71B2">
            <w:pPr>
              <w:pStyle w:val="Standard"/>
              <w:widowControl/>
              <w:spacing w:after="0" w:line="240" w:lineRule="auto"/>
              <w:jc w:val="center"/>
            </w:pPr>
            <w:r>
              <w:rPr>
                <w:rFonts w:ascii="Garamond" w:eastAsia="Garamond" w:hAnsi="Garamond" w:cs="Garamond"/>
                <w:b/>
                <w:color w:val="000000"/>
              </w:rPr>
              <w:t>Site-Year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028A1B87" w14:textId="77777777" w:rsidR="00AF7B85" w:rsidRDefault="000E71B2">
            <w:pPr>
              <w:pStyle w:val="Standard"/>
              <w:widowControl/>
              <w:spacing w:after="0" w:line="240" w:lineRule="auto"/>
              <w:jc w:val="center"/>
            </w:pPr>
            <w:r>
              <w:rPr>
                <w:rFonts w:ascii="Garamond" w:eastAsia="Garamond" w:hAnsi="Garamond" w:cs="Garamond"/>
                <w:color w:val="000000"/>
              </w:rPr>
              <w:t>45.7%</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74EC624" w14:textId="77777777" w:rsidR="00AF7B85" w:rsidRDefault="000E71B2">
            <w:pPr>
              <w:pStyle w:val="Standard"/>
              <w:widowControl/>
              <w:spacing w:after="0" w:line="240" w:lineRule="auto"/>
              <w:jc w:val="center"/>
            </w:pPr>
            <w:r>
              <w:rPr>
                <w:rFonts w:ascii="Garamond" w:eastAsia="Garamond" w:hAnsi="Garamond" w:cs="Garamond"/>
                <w:color w:val="000000"/>
              </w:rPr>
              <w:t>44.9%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7413FA1E" w14:textId="77777777" w:rsidR="00AF7B85" w:rsidRDefault="000E71B2">
            <w:pPr>
              <w:pStyle w:val="Standard"/>
              <w:widowControl/>
              <w:spacing w:after="0" w:line="240" w:lineRule="auto"/>
              <w:jc w:val="center"/>
            </w:pPr>
            <w:r>
              <w:rPr>
                <w:rFonts w:ascii="Garamond" w:eastAsia="Garamond" w:hAnsi="Garamond" w:cs="Garamond"/>
                <w:color w:val="000000"/>
              </w:rPr>
              <w:t>48.7%</w:t>
            </w:r>
          </w:p>
        </w:tc>
      </w:tr>
      <w:tr w:rsidR="00AF7B85" w14:paraId="71B340EC"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E1FFAE0" w14:textId="77777777" w:rsidR="00AF7B85" w:rsidRDefault="000E71B2">
            <w:pPr>
              <w:pStyle w:val="Standard"/>
              <w:widowControl/>
              <w:spacing w:after="0" w:line="240" w:lineRule="auto"/>
              <w:jc w:val="center"/>
            </w:pPr>
            <w:r>
              <w:rPr>
                <w:rFonts w:ascii="Garamond" w:eastAsia="Garamond" w:hAnsi="Garamond" w:cs="Garamond"/>
                <w:b/>
                <w:color w:val="000000"/>
              </w:rPr>
              <w:t>Residual Reduction</w:t>
            </w:r>
            <w:r>
              <w:rPr>
                <w:rFonts w:ascii="Garamond" w:eastAsia="Garamond" w:hAnsi="Garamond" w:cs="Garamond"/>
                <w:b/>
                <w:i/>
                <w:color w:val="000000"/>
                <w:vertAlign w:val="superscript"/>
              </w:rPr>
              <w:t>1</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5BE845D4" w14:textId="77777777" w:rsidR="00AF7B85" w:rsidRDefault="000E71B2">
            <w:pPr>
              <w:pStyle w:val="Standard"/>
              <w:widowControl/>
              <w:spacing w:after="0" w:line="240" w:lineRule="auto"/>
              <w:jc w:val="center"/>
            </w:pPr>
            <w:r>
              <w:rPr>
                <w:rFonts w:ascii="Garamond" w:eastAsia="Garamond" w:hAnsi="Garamond" w:cs="Garamond"/>
                <w:color w:val="000000"/>
              </w:rPr>
              <w:t>8.3%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78CBC9ED" w14:textId="77777777" w:rsidR="00AF7B85" w:rsidRDefault="000E71B2">
            <w:pPr>
              <w:pStyle w:val="Standard"/>
              <w:widowControl/>
              <w:spacing w:after="0" w:line="240" w:lineRule="auto"/>
              <w:jc w:val="center"/>
            </w:pPr>
            <w:r>
              <w:rPr>
                <w:rFonts w:ascii="Garamond" w:eastAsia="Garamond" w:hAnsi="Garamond" w:cs="Garamond"/>
                <w:color w:val="000000"/>
              </w:rPr>
              <w:t>7.7%</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3D0E893A" w14:textId="77777777" w:rsidR="00AF7B85" w:rsidRDefault="000E71B2">
            <w:pPr>
              <w:pStyle w:val="Standard"/>
              <w:widowControl/>
              <w:spacing w:after="0" w:line="240" w:lineRule="auto"/>
              <w:jc w:val="center"/>
            </w:pPr>
            <w:r>
              <w:rPr>
                <w:rFonts w:ascii="Garamond" w:eastAsia="Garamond" w:hAnsi="Garamond" w:cs="Garamond"/>
                <w:color w:val="000000"/>
              </w:rPr>
              <w:t>6.3%</w:t>
            </w:r>
          </w:p>
        </w:tc>
      </w:tr>
      <w:tr w:rsidR="00AF7B85" w14:paraId="027195D6" w14:textId="77777777">
        <w:trPr>
          <w:jc w:val="center"/>
        </w:trPr>
        <w:tc>
          <w:tcPr>
            <w:tcW w:w="6666" w:type="dxa"/>
            <w:gridSpan w:val="4"/>
            <w:tcBorders>
              <w:bottom w:val="single" w:sz="12" w:space="0" w:color="A8A8A8"/>
            </w:tcBorders>
            <w:shd w:val="clear" w:color="auto" w:fill="FFFFFF"/>
            <w:tcMar>
              <w:top w:w="15" w:type="dxa"/>
              <w:left w:w="15" w:type="dxa"/>
              <w:bottom w:w="15" w:type="dxa"/>
              <w:right w:w="15" w:type="dxa"/>
            </w:tcMar>
            <w:vAlign w:val="center"/>
          </w:tcPr>
          <w:p w14:paraId="04CE892F" w14:textId="77777777" w:rsidR="00AF7B85" w:rsidRDefault="000E71B2">
            <w:pPr>
              <w:pStyle w:val="Standard"/>
              <w:widowControl/>
              <w:spacing w:after="0" w:line="240" w:lineRule="auto"/>
            </w:pPr>
            <w:r>
              <w:rPr>
                <w:rFonts w:ascii="Garamond" w:eastAsia="Garamond" w:hAnsi="Garamond" w:cs="Garamond"/>
                <w:i/>
                <w:color w:val="000000"/>
                <w:vertAlign w:val="superscript"/>
              </w:rPr>
              <w:t>1 </w:t>
            </w:r>
            <w:r>
              <w:rPr>
                <w:rFonts w:ascii="Garamond" w:eastAsia="Garamond" w:hAnsi="Garamond" w:cs="Garamond"/>
                <w:color w:val="000000"/>
              </w:rPr>
              <w:t>Proportion of residual variance explained by home site</w:t>
            </w:r>
          </w:p>
        </w:tc>
      </w:tr>
    </w:tbl>
    <w:p w14:paraId="5A8DEA56" w14:textId="77777777" w:rsidR="00AF7B85" w:rsidRDefault="00AF7B85">
      <w:pPr>
        <w:pStyle w:val="Standard"/>
        <w:widowControl/>
        <w:spacing w:after="240" w:line="480" w:lineRule="auto"/>
        <w:rPr>
          <w:rFonts w:ascii="Garamond" w:eastAsia="Garamond" w:hAnsi="Garamond" w:cs="Garamond"/>
          <w:color w:val="000000"/>
        </w:rPr>
      </w:pPr>
    </w:p>
    <w:p w14:paraId="1163DCE8" w14:textId="46D2C92C" w:rsidR="00AF7B85" w:rsidRDefault="000E71B2">
      <w:pPr>
        <w:pStyle w:val="Standard"/>
        <w:widowControl/>
        <w:spacing w:after="240" w:line="480" w:lineRule="auto"/>
        <w:ind w:firstLine="360"/>
      </w:pPr>
      <w:r>
        <w:rPr>
          <w:rFonts w:ascii="Garamond" w:eastAsia="Garamond" w:hAnsi="Garamond" w:cs="Garamond"/>
          <w:color w:val="000000"/>
        </w:rPr>
        <w:t xml:space="preserve">We next determined if </w:t>
      </w:r>
      <w:del w:id="27" w:author="Ewing, Patrick - ARS" w:date="2021-09-13T14:58:00Z">
        <w:r w:rsidDel="009E65F4">
          <w:rPr>
            <w:rFonts w:ascii="Garamond" w:eastAsia="Garamond" w:hAnsi="Garamond" w:cs="Garamond"/>
            <w:color w:val="000000"/>
          </w:rPr>
          <w:delText>race-average</w:delText>
        </w:r>
      </w:del>
      <w:r>
        <w:rPr>
          <w:rFonts w:ascii="Garamond" w:eastAsia="Garamond" w:hAnsi="Garamond" w:cs="Garamond"/>
          <w:color w:val="000000"/>
        </w:rPr>
        <w:t xml:space="preserve"> HFA </w:t>
      </w:r>
      <w:ins w:id="28" w:author="Ewing, Patrick - ARS" w:date="2021-09-13T14:58:00Z">
        <w:r w:rsidR="009E65F4">
          <w:rPr>
            <w:rFonts w:ascii="Garamond" w:eastAsia="Garamond" w:hAnsi="Garamond" w:cs="Garamond"/>
            <w:color w:val="000000"/>
          </w:rPr>
          <w:t xml:space="preserve">for each race </w:t>
        </w:r>
      </w:ins>
      <w:r>
        <w:rPr>
          <w:rFonts w:ascii="Garamond" w:eastAsia="Garamond" w:hAnsi="Garamond" w:cs="Garamond"/>
          <w:color w:val="000000"/>
        </w:rPr>
        <w:t xml:space="preserve">were larger than expected and whether these </w:t>
      </w:r>
      <w:del w:id="29" w:author="Ewing, Patrick - ARS" w:date="2021-09-13T14:58:00Z">
        <w:r w:rsidDel="009E65F4">
          <w:rPr>
            <w:rFonts w:ascii="Garamond" w:eastAsia="Garamond" w:hAnsi="Garamond" w:cs="Garamond"/>
            <w:color w:val="000000"/>
          </w:rPr>
          <w:delText xml:space="preserve">average </w:delText>
        </w:r>
      </w:del>
      <w:r>
        <w:rPr>
          <w:rFonts w:ascii="Garamond" w:eastAsia="Garamond" w:hAnsi="Garamond" w:cs="Garamond"/>
          <w:color w:val="000000"/>
        </w:rPr>
        <w:t>HFA</w:t>
      </w:r>
      <w:ins w:id="30" w:author="Ewing, Patrick - ARS" w:date="2021-09-13T14:58:00Z">
        <w:r w:rsidR="009E65F4">
          <w:rPr>
            <w:rFonts w:ascii="Garamond" w:eastAsia="Garamond" w:hAnsi="Garamond" w:cs="Garamond"/>
            <w:color w:val="000000"/>
          </w:rPr>
          <w:t>s</w:t>
        </w:r>
      </w:ins>
      <w:r>
        <w:rPr>
          <w:rFonts w:ascii="Garamond" w:eastAsia="Garamond" w:hAnsi="Garamond" w:cs="Garamond"/>
          <w:color w:val="000000"/>
        </w:rPr>
        <w:t xml:space="preserve"> were agronomically significant. Nueva Granada entries </w:t>
      </w:r>
      <w:ins w:id="31" w:author="Ewing, Patrick - ARS" w:date="2021-09-13T14:59:00Z">
        <w:r w:rsidR="00D456A4">
          <w:rPr>
            <w:rFonts w:ascii="Garamond" w:eastAsia="Garamond" w:hAnsi="Garamond" w:cs="Garamond"/>
            <w:color w:val="000000"/>
          </w:rPr>
          <w:t xml:space="preserve">did not receive a population-wide home field advantage, as </w:t>
        </w:r>
      </w:ins>
      <w:del w:id="32" w:author="Ewing, Patrick - ARS" w:date="2021-09-13T14:59:00Z">
        <w:r w:rsidDel="00D456A4">
          <w:rPr>
            <w:rFonts w:ascii="Garamond" w:eastAsia="Garamond" w:hAnsi="Garamond" w:cs="Garamond"/>
            <w:color w:val="000000"/>
          </w:rPr>
          <w:delText xml:space="preserve">had </w:delText>
        </w:r>
      </w:del>
      <w:r>
        <w:rPr>
          <w:rFonts w:ascii="Garamond" w:eastAsia="Garamond" w:hAnsi="Garamond" w:cs="Garamond"/>
          <w:color w:val="000000"/>
        </w:rPr>
        <w:t>yield gains that were not significantly different from the expectation of 357 kg ha</w:t>
      </w:r>
      <w:r>
        <w:rPr>
          <w:rFonts w:ascii="Garamond" w:eastAsia="Garamond" w:hAnsi="Garamond" w:cs="Garamond"/>
          <w:color w:val="000000"/>
          <w:vertAlign w:val="superscript"/>
        </w:rPr>
        <w:t>-1</w:t>
      </w:r>
      <w:r>
        <w:rPr>
          <w:rFonts w:ascii="Garamond" w:eastAsia="Garamond" w:hAnsi="Garamond" w:cs="Garamond"/>
          <w:color w:val="000000"/>
        </w:rPr>
        <w:t xml:space="preserve"> based on permutations of variation in Nueva Granada yields (</w:t>
      </w:r>
      <w:r>
        <w:rPr>
          <w:rFonts w:ascii="Garamond" w:eastAsia="Garamond" w:hAnsi="Garamond" w:cs="Garamond"/>
          <w:i/>
          <w:color w:val="000000"/>
        </w:rPr>
        <w:t>p</w:t>
      </w:r>
      <w:r>
        <w:rPr>
          <w:rFonts w:ascii="Garamond" w:eastAsia="Garamond" w:hAnsi="Garamond" w:cs="Garamond"/>
          <w:color w:val="000000"/>
        </w:rPr>
        <w:t xml:space="preserve"> = 0.21; Figure 2b). In Durango entries, HFA conferred an average yield gain of 472 kg ha</w:t>
      </w:r>
      <w:r>
        <w:rPr>
          <w:rFonts w:ascii="Garamond" w:eastAsia="Garamond" w:hAnsi="Garamond" w:cs="Garamond"/>
          <w:color w:val="000000"/>
          <w:vertAlign w:val="superscript"/>
        </w:rPr>
        <w:t>-1</w:t>
      </w:r>
      <w:r>
        <w:rPr>
          <w:rFonts w:ascii="Garamond" w:eastAsia="Garamond" w:hAnsi="Garamond" w:cs="Garamond"/>
          <w:color w:val="000000"/>
        </w:rPr>
        <w:t>, 109 kg ha</w:t>
      </w:r>
      <w:r>
        <w:rPr>
          <w:rFonts w:ascii="Garamond" w:eastAsia="Garamond" w:hAnsi="Garamond" w:cs="Garamond"/>
          <w:color w:val="000000"/>
          <w:vertAlign w:val="superscript"/>
        </w:rPr>
        <w:t xml:space="preserve">-1 </w:t>
      </w:r>
      <w:r>
        <w:rPr>
          <w:rFonts w:ascii="Garamond" w:eastAsia="Garamond" w:hAnsi="Garamond" w:cs="Garamond"/>
          <w:color w:val="000000"/>
        </w:rPr>
        <w:lastRenderedPageBreak/>
        <w:t>larger than expected (90% confidence: 72-146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Durango HFA was 15% of expected 2015 yields</w:t>
      </w:r>
      <w:ins w:id="33" w:author="Ewing, Patrick - ARS" w:date="2021-09-13T15:06:00Z">
        <w:r w:rsidR="00D456A4">
          <w:rPr>
            <w:rFonts w:ascii="Garamond" w:eastAsia="Garamond" w:hAnsi="Garamond" w:cs="Garamond"/>
            <w:color w:val="000000"/>
          </w:rPr>
          <w:t xml:space="preserve"> (</w:t>
        </w:r>
        <w:r w:rsidR="00D456A4">
          <w:rPr>
            <w:rFonts w:ascii="Garamond" w:eastAsia="Garamond" w:hAnsi="Garamond" w:cs="Garamond"/>
            <w:color w:val="000000"/>
          </w:rPr>
          <w:t>3060 ± 30 kg ha</w:t>
        </w:r>
        <w:r w:rsidR="00D456A4">
          <w:rPr>
            <w:rFonts w:ascii="Garamond" w:eastAsia="Garamond" w:hAnsi="Garamond" w:cs="Garamond"/>
            <w:color w:val="000000"/>
            <w:vertAlign w:val="superscript"/>
          </w:rPr>
          <w:t>-1</w:t>
        </w:r>
        <w:r w:rsidR="00D456A4" w:rsidRPr="00D456A4">
          <w:rPr>
            <w:rFonts w:ascii="Garamond" w:eastAsia="Garamond" w:hAnsi="Garamond" w:cs="Garamond"/>
            <w:color w:val="000000"/>
            <w:rPrChange w:id="34" w:author="Ewing, Patrick - ARS" w:date="2021-09-13T15:06:00Z">
              <w:rPr>
                <w:rFonts w:ascii="Garamond" w:eastAsia="Garamond" w:hAnsi="Garamond" w:cs="Garamond"/>
                <w:color w:val="000000"/>
                <w:vertAlign w:val="superscript"/>
              </w:rPr>
            </w:rPrChange>
          </w:rPr>
          <w:t>)</w:t>
        </w:r>
      </w:ins>
      <w:del w:id="35" w:author="Ewing, Patrick - ARS" w:date="2021-09-13T15:01:00Z">
        <w:r w:rsidDel="00D456A4">
          <w:rPr>
            <w:rFonts w:ascii="Garamond" w:eastAsia="Garamond" w:hAnsi="Garamond" w:cs="Garamond"/>
            <w:color w:val="000000"/>
          </w:rPr>
          <w:delText>,</w:delText>
        </w:r>
      </w:del>
      <w:r>
        <w:rPr>
          <w:rFonts w:ascii="Garamond" w:eastAsia="Garamond" w:hAnsi="Garamond" w:cs="Garamond"/>
          <w:color w:val="000000"/>
        </w:rPr>
        <w:t xml:space="preserve"> </w:t>
      </w:r>
      <w:ins w:id="36" w:author="Ewing, Patrick - ARS" w:date="2021-09-13T15:01:00Z">
        <w:r w:rsidR="00D456A4">
          <w:rPr>
            <w:rFonts w:ascii="Garamond" w:eastAsia="Garamond" w:hAnsi="Garamond" w:cs="Garamond"/>
            <w:color w:val="000000"/>
          </w:rPr>
          <w:t xml:space="preserve">and was </w:t>
        </w:r>
      </w:ins>
      <w:r>
        <w:rPr>
          <w:rFonts w:ascii="Garamond" w:eastAsia="Garamond" w:hAnsi="Garamond" w:cs="Garamond"/>
          <w:color w:val="000000"/>
        </w:rPr>
        <w:t xml:space="preserve">equivalent to 34 years of </w:t>
      </w:r>
      <w:ins w:id="37" w:author="Ewing, Patrick - ARS" w:date="2021-09-13T15:05:00Z">
        <w:r w:rsidR="00D456A4">
          <w:rPr>
            <w:rFonts w:ascii="Garamond" w:eastAsia="Garamond" w:hAnsi="Garamond" w:cs="Garamond"/>
            <w:color w:val="000000"/>
          </w:rPr>
          <w:t xml:space="preserve">Durango </w:t>
        </w:r>
      </w:ins>
      <w:r>
        <w:rPr>
          <w:rFonts w:ascii="Garamond" w:eastAsia="Garamond" w:hAnsi="Garamond" w:cs="Garamond"/>
          <w:color w:val="000000"/>
        </w:rPr>
        <w:t>yield gains</w:t>
      </w:r>
      <w:ins w:id="38" w:author="Ewing, Patrick - ARS" w:date="2021-09-13T15:05:00Z">
        <w:r w:rsidR="00D456A4">
          <w:rPr>
            <w:rFonts w:ascii="Garamond" w:eastAsia="Garamond" w:hAnsi="Garamond" w:cs="Garamond"/>
            <w:color w:val="000000"/>
          </w:rPr>
          <w:t xml:space="preserve"> </w:t>
        </w:r>
      </w:ins>
      <w:ins w:id="39" w:author="Ewing, Patrick - ARS" w:date="2021-09-13T15:06:00Z">
        <w:r w:rsidR="00D456A4">
          <w:rPr>
            <w:rFonts w:ascii="Garamond" w:eastAsia="Garamond" w:hAnsi="Garamond" w:cs="Garamond"/>
            <w:color w:val="000000"/>
          </w:rPr>
          <w:t>(</w:t>
        </w:r>
      </w:ins>
      <w:ins w:id="40" w:author="Ewing, Patrick - ARS" w:date="2021-09-13T15:04:00Z">
        <w:r w:rsidR="00D456A4">
          <w:rPr>
            <w:rFonts w:ascii="Garamond" w:eastAsia="Garamond" w:hAnsi="Garamond" w:cs="Garamond"/>
            <w:color w:val="000000"/>
          </w:rPr>
          <w:t>14</w:t>
        </w:r>
      </w:ins>
      <w:ins w:id="41" w:author="Ewing, Patrick - ARS" w:date="2021-09-13T15:05:00Z">
        <w:r w:rsidR="00D456A4">
          <w:rPr>
            <w:rFonts w:ascii="Garamond" w:eastAsia="Garamond" w:hAnsi="Garamond" w:cs="Garamond"/>
            <w:color w:val="000000"/>
          </w:rPr>
          <w:t xml:space="preserve"> </w:t>
        </w:r>
        <w:r w:rsidR="00D456A4">
          <w:rPr>
            <w:rFonts w:ascii="Garamond" w:eastAsia="Garamond" w:hAnsi="Garamond" w:cs="Garamond"/>
            <w:color w:val="000000"/>
          </w:rPr>
          <w:t>± 1</w:t>
        </w:r>
      </w:ins>
      <w:ins w:id="42" w:author="Ewing, Patrick - ARS" w:date="2021-09-13T15:04:00Z">
        <w:r w:rsidR="00D456A4">
          <w:rPr>
            <w:rFonts w:ascii="Garamond" w:eastAsia="Garamond" w:hAnsi="Garamond" w:cs="Garamond"/>
            <w:color w:val="000000"/>
          </w:rPr>
          <w:t xml:space="preserve"> kg ha</w:t>
        </w:r>
        <w:r w:rsidR="00D456A4" w:rsidRPr="00D456A4">
          <w:rPr>
            <w:rFonts w:ascii="Garamond" w:eastAsia="Garamond" w:hAnsi="Garamond" w:cs="Garamond"/>
            <w:color w:val="000000"/>
            <w:vertAlign w:val="superscript"/>
            <w:rPrChange w:id="43" w:author="Ewing, Patrick - ARS" w:date="2021-09-13T15:04:00Z">
              <w:rPr>
                <w:rFonts w:ascii="Garamond" w:eastAsia="Garamond" w:hAnsi="Garamond" w:cs="Garamond"/>
                <w:color w:val="000000"/>
              </w:rPr>
            </w:rPrChange>
          </w:rPr>
          <w:t>-1</w:t>
        </w:r>
      </w:ins>
      <w:r>
        <w:rPr>
          <w:rFonts w:ascii="Garamond" w:eastAsia="Garamond" w:hAnsi="Garamond" w:cs="Garamond"/>
          <w:color w:val="000000"/>
        </w:rPr>
        <w:t xml:space="preserve"> </w:t>
      </w:r>
      <w:ins w:id="44" w:author="Ewing, Patrick - ARS" w:date="2021-09-13T15:04:00Z">
        <w:r w:rsidR="00D456A4">
          <w:rPr>
            <w:rFonts w:ascii="Garamond" w:eastAsia="Garamond" w:hAnsi="Garamond" w:cs="Garamond"/>
            <w:color w:val="000000"/>
          </w:rPr>
          <w:t>year</w:t>
        </w:r>
        <w:r w:rsidR="00D456A4" w:rsidRPr="00D456A4">
          <w:rPr>
            <w:rFonts w:ascii="Garamond" w:eastAsia="Garamond" w:hAnsi="Garamond" w:cs="Garamond"/>
            <w:color w:val="000000"/>
            <w:vertAlign w:val="superscript"/>
            <w:rPrChange w:id="45" w:author="Ewing, Patrick - ARS" w:date="2021-09-13T15:04:00Z">
              <w:rPr>
                <w:rFonts w:ascii="Garamond" w:eastAsia="Garamond" w:hAnsi="Garamond" w:cs="Garamond"/>
                <w:color w:val="000000"/>
              </w:rPr>
            </w:rPrChange>
          </w:rPr>
          <w:t>-1</w:t>
        </w:r>
      </w:ins>
      <w:ins w:id="46" w:author="Ewing, Patrick - ARS" w:date="2021-09-13T15:05:00Z">
        <w:r w:rsidR="00D456A4">
          <w:rPr>
            <w:rFonts w:ascii="Garamond" w:eastAsia="Garamond" w:hAnsi="Garamond" w:cs="Garamond"/>
            <w:color w:val="000000"/>
          </w:rPr>
          <w:t>)</w:t>
        </w:r>
      </w:ins>
      <w:del w:id="47" w:author="Ewing, Patrick - ARS" w:date="2021-09-13T15:05:00Z">
        <w:r w:rsidDel="00D456A4">
          <w:rPr>
            <w:rFonts w:ascii="Garamond" w:eastAsia="Garamond" w:hAnsi="Garamond" w:cs="Garamond"/>
            <w:color w:val="000000"/>
          </w:rPr>
          <w:delText>for this race</w:delText>
        </w:r>
      </w:del>
      <w:r>
        <w:rPr>
          <w:rFonts w:ascii="Garamond" w:eastAsia="Garamond" w:hAnsi="Garamond" w:cs="Garamond"/>
          <w:color w:val="000000"/>
        </w:rPr>
        <w:t>. In Mesoamerican entries, HFA conferred a yield gain of 453 kg ha</w:t>
      </w:r>
      <w:r>
        <w:rPr>
          <w:rFonts w:ascii="Garamond" w:eastAsia="Garamond" w:hAnsi="Garamond" w:cs="Garamond"/>
          <w:color w:val="000000"/>
          <w:vertAlign w:val="superscript"/>
        </w:rPr>
        <w:t>-1</w:t>
      </w:r>
      <w:r>
        <w:rPr>
          <w:rFonts w:ascii="Garamond" w:eastAsia="Garamond" w:hAnsi="Garamond" w:cs="Garamond"/>
          <w:color w:val="000000"/>
        </w:rPr>
        <w:t>, 89 kg ha</w:t>
      </w:r>
      <w:r>
        <w:rPr>
          <w:rFonts w:ascii="Garamond" w:eastAsia="Garamond" w:hAnsi="Garamond" w:cs="Garamond"/>
          <w:color w:val="000000"/>
          <w:vertAlign w:val="superscript"/>
        </w:rPr>
        <w:t xml:space="preserve">-1 </w:t>
      </w:r>
      <w:r>
        <w:rPr>
          <w:rFonts w:ascii="Garamond" w:eastAsia="Garamond" w:hAnsi="Garamond" w:cs="Garamond"/>
          <w:color w:val="000000"/>
        </w:rPr>
        <w:t>larger than expected (90% confidence: 44 -134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average Mesoamerican HFA was 16% of expected 2015 yields</w:t>
      </w:r>
      <w:ins w:id="48" w:author="Ewing, Patrick - ARS" w:date="2021-09-13T15:07:00Z">
        <w:r w:rsidR="00D456A4">
          <w:rPr>
            <w:rFonts w:ascii="Garamond" w:eastAsia="Garamond" w:hAnsi="Garamond" w:cs="Garamond"/>
            <w:color w:val="000000"/>
          </w:rPr>
          <w:t xml:space="preserve"> (</w:t>
        </w:r>
        <w:r w:rsidR="00D456A4">
          <w:rPr>
            <w:rFonts w:ascii="Garamond" w:eastAsia="Garamond" w:hAnsi="Garamond" w:cs="Garamond"/>
            <w:color w:val="000000"/>
          </w:rPr>
          <w:t>2850 ± 40 kg ha</w:t>
        </w:r>
        <w:r w:rsidR="00D456A4">
          <w:rPr>
            <w:rFonts w:ascii="Garamond" w:eastAsia="Garamond" w:hAnsi="Garamond" w:cs="Garamond"/>
            <w:color w:val="000000"/>
            <w:vertAlign w:val="superscript"/>
          </w:rPr>
          <w:t>-1</w:t>
        </w:r>
        <w:r w:rsidR="00D456A4" w:rsidRPr="00D456A4">
          <w:rPr>
            <w:rFonts w:ascii="Garamond" w:eastAsia="Garamond" w:hAnsi="Garamond" w:cs="Garamond"/>
            <w:color w:val="000000"/>
            <w:rPrChange w:id="49" w:author="Ewing, Patrick - ARS" w:date="2021-09-13T15:07:00Z">
              <w:rPr>
                <w:rFonts w:ascii="Garamond" w:eastAsia="Garamond" w:hAnsi="Garamond" w:cs="Garamond"/>
                <w:color w:val="000000"/>
                <w:vertAlign w:val="superscript"/>
              </w:rPr>
            </w:rPrChange>
          </w:rPr>
          <w:t>)</w:t>
        </w:r>
      </w:ins>
      <w:r>
        <w:rPr>
          <w:rFonts w:ascii="Garamond" w:eastAsia="Garamond" w:hAnsi="Garamond" w:cs="Garamond"/>
          <w:color w:val="000000"/>
        </w:rPr>
        <w:t xml:space="preserve"> and </w:t>
      </w:r>
      <w:ins w:id="50" w:author="Ewing, Patrick - ARS" w:date="2021-09-13T15:02:00Z">
        <w:r w:rsidR="00D456A4">
          <w:rPr>
            <w:rFonts w:ascii="Garamond" w:eastAsia="Garamond" w:hAnsi="Garamond" w:cs="Garamond"/>
            <w:color w:val="000000"/>
          </w:rPr>
          <w:t xml:space="preserve">was </w:t>
        </w:r>
      </w:ins>
      <w:r>
        <w:rPr>
          <w:rFonts w:ascii="Garamond" w:eastAsia="Garamond" w:hAnsi="Garamond" w:cs="Garamond"/>
          <w:color w:val="000000"/>
        </w:rPr>
        <w:t>equivalent to 22 years of yield gains</w:t>
      </w:r>
      <w:ins w:id="51" w:author="Ewing, Patrick - ARS" w:date="2021-09-13T15:07:00Z">
        <w:r w:rsidR="00D456A4">
          <w:rPr>
            <w:rFonts w:ascii="Garamond" w:eastAsia="Garamond" w:hAnsi="Garamond" w:cs="Garamond"/>
            <w:color w:val="000000"/>
          </w:rPr>
          <w:t xml:space="preserve"> (</w:t>
        </w:r>
        <w:r w:rsidR="00D456A4">
          <w:rPr>
            <w:rFonts w:ascii="Garamond" w:eastAsia="Garamond" w:hAnsi="Garamond" w:cs="Garamond"/>
            <w:color w:val="000000"/>
          </w:rPr>
          <w:t>20 ± 2 kg ha</w:t>
        </w:r>
        <w:r w:rsidR="00D456A4">
          <w:rPr>
            <w:rFonts w:ascii="Garamond" w:eastAsia="Garamond" w:hAnsi="Garamond" w:cs="Garamond"/>
            <w:color w:val="000000"/>
            <w:vertAlign w:val="superscript"/>
          </w:rPr>
          <w:t>-1</w:t>
        </w:r>
        <w:r w:rsidR="00D456A4">
          <w:rPr>
            <w:rFonts w:ascii="Garamond" w:eastAsia="Garamond" w:hAnsi="Garamond" w:cs="Garamond"/>
            <w:color w:val="000000"/>
          </w:rPr>
          <w:t xml:space="preserve"> yr</w:t>
        </w:r>
        <w:r w:rsidR="00D456A4">
          <w:rPr>
            <w:rFonts w:ascii="Garamond" w:eastAsia="Garamond" w:hAnsi="Garamond" w:cs="Garamond"/>
            <w:color w:val="000000"/>
            <w:vertAlign w:val="superscript"/>
          </w:rPr>
          <w:t>-1</w:t>
        </w:r>
        <w:r w:rsidR="00D456A4" w:rsidRPr="00D456A4">
          <w:rPr>
            <w:rFonts w:ascii="Garamond" w:eastAsia="Garamond" w:hAnsi="Garamond" w:cs="Garamond"/>
            <w:color w:val="000000"/>
            <w:rPrChange w:id="52" w:author="Ewing, Patrick - ARS" w:date="2021-09-13T15:07:00Z">
              <w:rPr>
                <w:rFonts w:ascii="Garamond" w:eastAsia="Garamond" w:hAnsi="Garamond" w:cs="Garamond"/>
                <w:color w:val="000000"/>
                <w:vertAlign w:val="superscript"/>
              </w:rPr>
            </w:rPrChange>
          </w:rPr>
          <w:t>)</w:t>
        </w:r>
      </w:ins>
      <w:del w:id="53" w:author="Ewing, Patrick - ARS" w:date="2021-09-13T15:07:00Z">
        <w:r w:rsidDel="00D456A4">
          <w:rPr>
            <w:rFonts w:ascii="Garamond" w:eastAsia="Garamond" w:hAnsi="Garamond" w:cs="Garamond"/>
            <w:color w:val="000000"/>
          </w:rPr>
          <w:delText xml:space="preserve"> for this race</w:delText>
        </w:r>
      </w:del>
      <w:r>
        <w:rPr>
          <w:rFonts w:ascii="Garamond" w:eastAsia="Garamond" w:hAnsi="Garamond" w:cs="Garamond"/>
          <w:color w:val="000000"/>
        </w:rPr>
        <w:t xml:space="preserve">. Thus, some environmental specialization had been preserved in modern North American varieties deriving from the </w:t>
      </w:r>
      <w:del w:id="54" w:author="Ewing, Patrick - ARS" w:date="2021-09-13T12:42:00Z">
        <w:r w:rsidDel="00794C49">
          <w:rPr>
            <w:rFonts w:ascii="Garamond" w:eastAsia="Garamond" w:hAnsi="Garamond" w:cs="Garamond"/>
            <w:color w:val="000000"/>
          </w:rPr>
          <w:delText xml:space="preserve">Mesoamerican </w:delText>
        </w:r>
      </w:del>
      <w:ins w:id="55" w:author="Ewing, Patrick - ARS" w:date="2021-09-13T12:42:00Z">
        <w:r w:rsidR="00794C49">
          <w:rPr>
            <w:rFonts w:ascii="Garamond" w:eastAsia="Garamond" w:hAnsi="Garamond" w:cs="Garamond"/>
            <w:color w:val="000000"/>
          </w:rPr>
          <w:t xml:space="preserve">Durango </w:t>
        </w:r>
      </w:ins>
      <w:r>
        <w:rPr>
          <w:rFonts w:ascii="Garamond" w:eastAsia="Garamond" w:hAnsi="Garamond" w:cs="Garamond"/>
          <w:color w:val="000000"/>
        </w:rPr>
        <w:t>race, but</w:t>
      </w:r>
      <w:ins w:id="56" w:author="Ewing, Patrick - ARS" w:date="2021-09-13T12:42:00Z">
        <w:r w:rsidR="00B468F3">
          <w:rPr>
            <w:rFonts w:ascii="Garamond" w:eastAsia="Garamond" w:hAnsi="Garamond" w:cs="Garamond"/>
            <w:color w:val="000000"/>
          </w:rPr>
          <w:t xml:space="preserve"> was lost in the M</w:t>
        </w:r>
      </w:ins>
      <w:ins w:id="57" w:author="Ewing, Patrick - ARS" w:date="2021-09-13T12:43:00Z">
        <w:r w:rsidR="00B468F3">
          <w:rPr>
            <w:rFonts w:ascii="Garamond" w:eastAsia="Garamond" w:hAnsi="Garamond" w:cs="Garamond"/>
            <w:color w:val="000000"/>
          </w:rPr>
          <w:t xml:space="preserve">esoamerican race and absent </w:t>
        </w:r>
      </w:ins>
      <w:del w:id="58" w:author="Ewing, Patrick - ARS" w:date="2021-09-13T12:43:00Z">
        <w:r w:rsidDel="00B468F3">
          <w:rPr>
            <w:rFonts w:ascii="Garamond" w:eastAsia="Garamond" w:hAnsi="Garamond" w:cs="Garamond"/>
            <w:color w:val="000000"/>
          </w:rPr>
          <w:delText xml:space="preserve"> not the </w:delText>
        </w:r>
      </w:del>
      <w:ins w:id="59" w:author="Ewing, Patrick - ARS" w:date="2021-09-13T12:43:00Z">
        <w:r w:rsidR="00B468F3">
          <w:rPr>
            <w:rFonts w:ascii="Garamond" w:eastAsia="Garamond" w:hAnsi="Garamond" w:cs="Garamond"/>
            <w:color w:val="000000"/>
          </w:rPr>
          <w:t xml:space="preserve">in the </w:t>
        </w:r>
      </w:ins>
      <w:r>
        <w:rPr>
          <w:rFonts w:ascii="Garamond" w:eastAsia="Garamond" w:hAnsi="Garamond" w:cs="Garamond"/>
          <w:color w:val="000000"/>
        </w:rPr>
        <w:t>Nueva Granada race.</w:t>
      </w:r>
    </w:p>
    <w:p w14:paraId="3F1E7DD5" w14:textId="1CFB62AD" w:rsidR="00AF7B85" w:rsidRDefault="000E71B2">
      <w:pPr>
        <w:pStyle w:val="Standard"/>
        <w:widowControl/>
        <w:spacing w:after="240" w:line="480" w:lineRule="auto"/>
        <w:ind w:firstLine="360"/>
      </w:pPr>
      <w:r>
        <w:rPr>
          <w:rFonts w:ascii="Garamond" w:eastAsia="Garamond" w:hAnsi="Garamond" w:cs="Garamond"/>
          <w:color w:val="000000"/>
        </w:rPr>
        <w:t>Though environmental specialization was present within two dry bean races, we found inconsistent evidence that dry bean breeders tried to leverage HFA, in that there were inconsistent, and only moderately significant changes in HFA among races and across time (</w:t>
      </w:r>
      <w:r>
        <w:rPr>
          <w:rFonts w:ascii="Garamond" w:eastAsia="Garamond" w:hAnsi="Garamond" w:cs="Garamond"/>
          <w:i/>
          <w:color w:val="000000"/>
        </w:rPr>
        <w:t>F</w:t>
      </w:r>
      <w:r>
        <w:rPr>
          <w:rFonts w:ascii="Garamond" w:eastAsia="Garamond" w:hAnsi="Garamond" w:cs="Garamond"/>
          <w:color w:val="000000"/>
          <w:vertAlign w:val="subscript"/>
        </w:rPr>
        <w:t>2,94</w:t>
      </w:r>
      <w:r>
        <w:rPr>
          <w:rFonts w:ascii="Garamond" w:eastAsia="Garamond" w:hAnsi="Garamond" w:cs="Garamond"/>
          <w:color w:val="000000"/>
        </w:rPr>
        <w:t xml:space="preserve"> = 4.82; </w:t>
      </w:r>
      <w:r>
        <w:rPr>
          <w:rFonts w:ascii="Garamond" w:eastAsia="Garamond" w:hAnsi="Garamond" w:cs="Garamond"/>
          <w:i/>
          <w:color w:val="000000"/>
        </w:rPr>
        <w:t>p</w:t>
      </w:r>
      <w:r>
        <w:rPr>
          <w:rFonts w:ascii="Garamond" w:eastAsia="Garamond" w:hAnsi="Garamond" w:cs="Garamond"/>
          <w:color w:val="000000"/>
        </w:rPr>
        <w:t xml:space="preserve"> = 0.01; Table S</w:t>
      </w:r>
      <w:ins w:id="60" w:author="Ewing, Patrick - ARS" w:date="2021-09-13T12:56:00Z">
        <w:r w:rsidR="0024245D">
          <w:rPr>
            <w:rFonts w:ascii="Garamond" w:eastAsia="Garamond" w:hAnsi="Garamond" w:cs="Garamond"/>
            <w:color w:val="000000"/>
          </w:rPr>
          <w:t>4</w:t>
        </w:r>
      </w:ins>
      <w:del w:id="61" w:author="Ewing, Patrick - ARS" w:date="2021-09-13T12:56:00Z">
        <w:r w:rsidDel="0024245D">
          <w:rPr>
            <w:rFonts w:ascii="Garamond" w:eastAsia="Garamond" w:hAnsi="Garamond" w:cs="Garamond"/>
            <w:color w:val="000000"/>
          </w:rPr>
          <w:delText>3</w:delText>
        </w:r>
      </w:del>
      <w:r>
        <w:rPr>
          <w:rFonts w:ascii="Garamond" w:eastAsia="Garamond" w:hAnsi="Garamond" w:cs="Garamond"/>
          <w:color w:val="000000"/>
        </w:rPr>
        <w:t>). HFA increased slightly across the study period in Durango entries, by 4.3 ± 2.0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 0.04; Figure 2b). In Mesoamerican entries, however, HFA decreased by 8.4 ± 3.5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0.02) and by the end of the study period, was no larger than expected based on permutation.</w:t>
      </w:r>
    </w:p>
    <w:p w14:paraId="0FCE2E25" w14:textId="77777777" w:rsidR="00AF7B85" w:rsidRDefault="000E71B2">
      <w:pPr>
        <w:pStyle w:val="Heading2"/>
        <w:numPr>
          <w:ilvl w:val="1"/>
          <w:numId w:val="1"/>
        </w:numPr>
        <w:tabs>
          <w:tab w:val="left" w:pos="0"/>
        </w:tabs>
      </w:pPr>
      <w:r>
        <w:t>3.2 Spatial and Temporal Decay in Heritability</w:t>
      </w:r>
    </w:p>
    <w:p w14:paraId="73CD0C24" w14:textId="77777777" w:rsidR="00AF7B85" w:rsidRDefault="000E71B2">
      <w:pPr>
        <w:pStyle w:val="Standard"/>
        <w:widowControl/>
        <w:spacing w:after="240" w:line="480" w:lineRule="auto"/>
        <w:ind w:firstLine="360"/>
      </w:pPr>
      <w:bookmarkStart w:id="62" w:name="_2s8eyo1"/>
      <w:bookmarkEnd w:id="62"/>
      <w:r>
        <w:rPr>
          <w:rFonts w:ascii="Garamond" w:eastAsia="Garamond" w:hAnsi="Garamond" w:cs="Garamond"/>
          <w:color w:val="000000"/>
        </w:rPr>
        <w:t>We next determined narrow-sense heritability in yield across 2170 location-year combinations in the CDBN, without accounting for HFA. Yield heritabilities were highest in the northwestern United States and southwestern Canada and decreased along a south-eastern gradient (Figure 3). Heritabilities were stable over large geographic ranges (~1013 km), although year-to-year fluctuations in the direction of the gradient in yield heritability were evident (Figure S2). More commonly used trial locations did not have more consistent heritabilities: in fact, there was a positive relationship between the number of trial years at a location and the standard deviation in heritabilities (yield stability) across trial years (</w:t>
      </w:r>
      <w:r>
        <w:rPr>
          <w:rFonts w:ascii="Garamond" w:eastAsia="Garamond" w:hAnsi="Garamond" w:cs="Garamond"/>
          <w:i/>
          <w:color w:val="000000"/>
        </w:rPr>
        <w:t>p</w:t>
      </w:r>
      <w:r>
        <w:rPr>
          <w:rFonts w:ascii="Garamond" w:eastAsia="Garamond" w:hAnsi="Garamond" w:cs="Garamond"/>
          <w:color w:val="000000"/>
        </w:rPr>
        <w:t xml:space="preserve"> = 0.014, Figure S3A). Location-specific heritability </w:t>
      </w:r>
      <w:r>
        <w:rPr>
          <w:rFonts w:ascii="Garamond" w:eastAsia="Garamond" w:hAnsi="Garamond" w:cs="Garamond"/>
          <w:color w:val="000000"/>
        </w:rPr>
        <w:lastRenderedPageBreak/>
        <w:t>was also unrelated to yield stability at the location (</w:t>
      </w:r>
      <w:r>
        <w:rPr>
          <w:rFonts w:ascii="Garamond" w:eastAsia="Garamond" w:hAnsi="Garamond" w:cs="Garamond"/>
          <w:i/>
          <w:color w:val="000000"/>
        </w:rPr>
        <w:t>p</w:t>
      </w:r>
      <w:r>
        <w:rPr>
          <w:rFonts w:ascii="Garamond" w:eastAsia="Garamond" w:hAnsi="Garamond" w:cs="Garamond"/>
          <w:color w:val="000000"/>
        </w:rPr>
        <w:t xml:space="preserve"> &gt; 0.05; Figure S3B). Heritability was higher in higher quality site-years (</w:t>
      </w:r>
      <w:r>
        <w:rPr>
          <w:rFonts w:ascii="Garamond" w:eastAsia="Garamond" w:hAnsi="Garamond" w:cs="Garamond"/>
          <w:i/>
          <w:color w:val="000000"/>
        </w:rPr>
        <w:t>p</w:t>
      </w:r>
      <w:r>
        <w:rPr>
          <w:rFonts w:ascii="Garamond" w:eastAsia="Garamond" w:hAnsi="Garamond" w:cs="Garamond"/>
          <w:color w:val="000000"/>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&lt; 0.001). In contrast, Nueva Granada and Durango entries showed an increase in yield heritability over time, with yield heritability increasing by 0.007 yr</w:t>
      </w:r>
      <w:r>
        <w:rPr>
          <w:rFonts w:ascii="Garamond" w:eastAsia="Garamond" w:hAnsi="Garamond" w:cs="Garamond"/>
          <w:color w:val="000000"/>
          <w:vertAlign w:val="superscript"/>
        </w:rPr>
        <w:t>-1</w:t>
      </w:r>
      <w:r>
        <w:rPr>
          <w:rFonts w:ascii="Garamond" w:eastAsia="Garamond" w:hAnsi="Garamond" w:cs="Garamond"/>
          <w:color w:val="000000"/>
        </w:rPr>
        <w:t xml:space="preserve"> and 0.004 yr</w:t>
      </w:r>
      <w:r>
        <w:rPr>
          <w:rFonts w:ascii="Garamond" w:eastAsia="Garamond" w:hAnsi="Garamond" w:cs="Garamond"/>
          <w:color w:val="000000"/>
          <w:vertAlign w:val="superscript"/>
        </w:rPr>
        <w:t>-1</w:t>
      </w:r>
      <w:r>
        <w:rPr>
          <w:rFonts w:ascii="Garamond" w:eastAsia="Garamond" w:hAnsi="Garamond" w:cs="Garamond"/>
          <w:color w:val="000000"/>
        </w:rPr>
        <w:t>, respectively (</w:t>
      </w:r>
      <w:r>
        <w:rPr>
          <w:rFonts w:ascii="Garamond" w:eastAsia="Garamond" w:hAnsi="Garamond" w:cs="Garamond"/>
          <w:i/>
          <w:color w:val="000000"/>
        </w:rPr>
        <w:t>p</w:t>
      </w:r>
      <w:r>
        <w:rPr>
          <w:rFonts w:ascii="Garamond" w:eastAsia="Garamond" w:hAnsi="Garamond" w:cs="Garamond"/>
          <w:color w:val="000000"/>
        </w:rPr>
        <w:t xml:space="preserve"> &lt; 0.001).  To test for a genetic basis for environmental specialization, we determined whether more closely related CDBN entries had spatially closer home sites. Entries in the Durango (Mantel’s </w:t>
      </w:r>
      <w:r>
        <w:rPr>
          <w:rFonts w:ascii="Garamond" w:eastAsia="Garamond" w:hAnsi="Garamond" w:cs="Garamond"/>
          <w:i/>
          <w:color w:val="000000"/>
        </w:rPr>
        <w:t>r</w:t>
      </w:r>
      <w:r>
        <w:rPr>
          <w:rFonts w:ascii="Garamond" w:eastAsia="Garamond" w:hAnsi="Garamond" w:cs="Garamond"/>
          <w:color w:val="000000"/>
        </w:rPr>
        <w:t xml:space="preserve"> = 0.11; </w:t>
      </w:r>
      <w:r>
        <w:rPr>
          <w:rFonts w:ascii="Garamond" w:eastAsia="Garamond" w:hAnsi="Garamond" w:cs="Garamond"/>
          <w:i/>
          <w:color w:val="000000"/>
        </w:rPr>
        <w:t>p</w:t>
      </w:r>
      <w:r>
        <w:rPr>
          <w:rFonts w:ascii="Garamond" w:eastAsia="Garamond" w:hAnsi="Garamond" w:cs="Garamond"/>
          <w:color w:val="000000"/>
        </w:rPr>
        <w:t xml:space="preserve"> = 0.001) and Mesoamerican (Mantel’s </w:t>
      </w:r>
      <w:r>
        <w:rPr>
          <w:rFonts w:ascii="Garamond" w:eastAsia="Garamond" w:hAnsi="Garamond" w:cs="Garamond"/>
          <w:i/>
          <w:color w:val="000000"/>
        </w:rPr>
        <w:t>r</w:t>
      </w:r>
      <w:r>
        <w:rPr>
          <w:rFonts w:ascii="Garamond" w:eastAsia="Garamond" w:hAnsi="Garamond" w:cs="Garamond"/>
          <w:color w:val="000000"/>
        </w:rPr>
        <w:t xml:space="preserve"> = 0.068; </w:t>
      </w:r>
      <w:r>
        <w:rPr>
          <w:rFonts w:ascii="Garamond" w:eastAsia="Garamond" w:hAnsi="Garamond" w:cs="Garamond"/>
          <w:i/>
          <w:color w:val="000000"/>
        </w:rPr>
        <w:t>p</w:t>
      </w:r>
      <w:r>
        <w:rPr>
          <w:rFonts w:ascii="Garamond" w:eastAsia="Garamond" w:hAnsi="Garamond" w:cs="Garamond"/>
          <w:color w:val="000000"/>
        </w:rPr>
        <w:t xml:space="preserve"> = 0.01) races showed this relationship, while entries in the Nueva Granada race did not (</w:t>
      </w:r>
      <w:r>
        <w:rPr>
          <w:rFonts w:ascii="Garamond" w:eastAsia="Garamond" w:hAnsi="Garamond" w:cs="Garamond"/>
          <w:i/>
          <w:color w:val="000000"/>
        </w:rPr>
        <w:t>p</w:t>
      </w:r>
      <w:r>
        <w:rPr>
          <w:rFonts w:ascii="Garamond" w:eastAsia="Garamond" w:hAnsi="Garamond" w:cs="Garamond"/>
          <w:color w:val="000000"/>
        </w:rPr>
        <w:t xml:space="preserve"> = 0.6). Finally, we found no tradeoff between heritability and home field advantage within races (</w:t>
      </w:r>
      <w:r>
        <w:rPr>
          <w:rFonts w:ascii="Garamond" w:eastAsia="Garamond" w:hAnsi="Garamond" w:cs="Garamond"/>
          <w:i/>
          <w:color w:val="000000"/>
        </w:rPr>
        <w:t>F</w:t>
      </w:r>
      <w:r>
        <w:rPr>
          <w:rFonts w:ascii="Garamond" w:eastAsia="Garamond" w:hAnsi="Garamond" w:cs="Garamond"/>
          <w:color w:val="000000"/>
          <w:vertAlign w:val="subscript"/>
        </w:rPr>
        <w:t>2,97</w:t>
      </w:r>
      <w:r>
        <w:rPr>
          <w:rFonts w:ascii="Garamond" w:eastAsia="Garamond" w:hAnsi="Garamond" w:cs="Garamond"/>
          <w:color w:val="000000"/>
        </w:rPr>
        <w:t xml:space="preserve"> = 1.27; </w:t>
      </w:r>
      <w:r>
        <w:rPr>
          <w:rFonts w:ascii="Garamond" w:eastAsia="Garamond" w:hAnsi="Garamond" w:cs="Garamond"/>
          <w:i/>
          <w:color w:val="000000"/>
        </w:rPr>
        <w:t>p</w:t>
      </w:r>
      <w:r>
        <w:rPr>
          <w:rFonts w:ascii="Garamond" w:eastAsia="Garamond" w:hAnsi="Garamond" w:cs="Garamond"/>
          <w:color w:val="000000"/>
        </w:rPr>
        <w:t xml:space="preserve"> = 0.3; Figure 4).</w:t>
      </w:r>
    </w:p>
    <w:p w14:paraId="1C57C4F4"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663FF493" wp14:editId="3E968A7D">
            <wp:extent cx="5943600" cy="4572000"/>
            <wp:effectExtent l="0" t="0" r="0" b="0"/>
            <wp:docPr id="3" name="image2.jp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3600" cy="4572000"/>
                    </a:xfrm>
                    <a:prstGeom prst="rect">
                      <a:avLst/>
                    </a:prstGeom>
                    <a:noFill/>
                    <a:ln>
                      <a:noFill/>
                      <a:prstDash/>
                    </a:ln>
                  </pic:spPr>
                </pic:pic>
              </a:graphicData>
            </a:graphic>
          </wp:inline>
        </w:drawing>
      </w:r>
    </w:p>
    <w:p w14:paraId="6E2B927D" w14:textId="45711ABC" w:rsidR="00AF7B85" w:rsidRDefault="000E71B2">
      <w:pPr>
        <w:pStyle w:val="Standard"/>
        <w:keepNext/>
        <w:keepLines/>
        <w:widowControl/>
        <w:spacing w:after="240" w:line="240" w:lineRule="auto"/>
      </w:pPr>
      <w:r>
        <w:rPr>
          <w:rFonts w:ascii="Garamond" w:eastAsia="Garamond" w:hAnsi="Garamond" w:cs="Garamond"/>
          <w:b/>
          <w:color w:val="000000"/>
        </w:rPr>
        <w:t xml:space="preserve">Figure 3: </w:t>
      </w:r>
      <w:r>
        <w:rPr>
          <w:rFonts w:ascii="Garamond" w:eastAsia="Garamond" w:hAnsi="Garamond" w:cs="Garamond"/>
          <w:color w:val="000000"/>
        </w:rPr>
        <w:t>A) Ordinary kriging of yield heritability based on the average heritability over 30-years of trials at 7</w:t>
      </w:r>
      <w:ins w:id="63" w:author="Ewing, Patrick - ARS" w:date="2021-09-13T12:39:00Z">
        <w:r w:rsidR="00794C49">
          <w:rPr>
            <w:rFonts w:ascii="Garamond" w:eastAsia="Garamond" w:hAnsi="Garamond" w:cs="Garamond"/>
            <w:color w:val="000000"/>
          </w:rPr>
          <w:t>1</w:t>
        </w:r>
      </w:ins>
      <w:del w:id="64" w:author="Ewing, Patrick - ARS" w:date="2021-09-13T12:39:00Z">
        <w:r w:rsidDel="00794C49">
          <w:rPr>
            <w:rFonts w:ascii="Garamond" w:eastAsia="Garamond" w:hAnsi="Garamond" w:cs="Garamond"/>
            <w:color w:val="000000"/>
          </w:rPr>
          <w:delText>0</w:delText>
        </w:r>
      </w:del>
      <w:r>
        <w:rPr>
          <w:rFonts w:ascii="Garamond" w:eastAsia="Garamond" w:hAnsi="Garamond" w:cs="Garamond"/>
          <w:color w:val="000000"/>
        </w:rPr>
        <w:t xml:space="preserve"> field sites. B) Mean and standard deviation of site heritability for 70 field sites. Symbology is as in Figure 2.</w:t>
      </w:r>
    </w:p>
    <w:p w14:paraId="189FBB0D" w14:textId="77777777" w:rsidR="00AF7B85" w:rsidRDefault="00AF7B85">
      <w:pPr>
        <w:pStyle w:val="Standard"/>
        <w:keepNext/>
        <w:keepLines/>
        <w:widowControl/>
        <w:spacing w:after="240" w:line="240" w:lineRule="auto"/>
        <w:rPr>
          <w:rFonts w:ascii="Garamond" w:eastAsia="Garamond" w:hAnsi="Garamond" w:cs="Garamond"/>
          <w:color w:val="000000"/>
        </w:rPr>
      </w:pPr>
    </w:p>
    <w:p w14:paraId="42D79C18" w14:textId="77777777" w:rsidR="00AF7B85" w:rsidRDefault="000E71B2">
      <w:pPr>
        <w:pStyle w:val="Heading1"/>
        <w:numPr>
          <w:ilvl w:val="0"/>
          <w:numId w:val="1"/>
        </w:numPr>
        <w:ind w:left="360"/>
      </w:pPr>
      <w:r>
        <w:t>DISCUSSION</w:t>
      </w:r>
    </w:p>
    <w:p w14:paraId="648C0B4D" w14:textId="77777777" w:rsidR="00AF7B85" w:rsidRDefault="000E71B2">
      <w:pPr>
        <w:pStyle w:val="Heading2"/>
        <w:numPr>
          <w:ilvl w:val="1"/>
          <w:numId w:val="1"/>
        </w:numPr>
        <w:tabs>
          <w:tab w:val="left" w:pos="0"/>
        </w:tabs>
      </w:pPr>
      <w:r>
        <w:t>4.1 Orthogonal Metrics to Interpret Past Selection and Guide Future Improvement</w:t>
      </w:r>
    </w:p>
    <w:p w14:paraId="6B9A66DB"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Modern breeding techniques have achieved remarkable success in increasing the fitness and phenotypic stability of cultivated plants through breeding programs that focus on broad adaptation at large spatial scales. Efforts such as the CDBN have selected for both broad and regional environmental adaptation; however, ecological theory suggests that across environments that vary spatially or temporally, the most fit population will be a mix of narrowly adapted specialists (Levins, </w:t>
      </w:r>
      <w:r>
        <w:rPr>
          <w:rFonts w:ascii="Garamond" w:eastAsia="Garamond" w:hAnsi="Garamond" w:cs="Garamond"/>
          <w:color w:val="000000"/>
        </w:rPr>
        <w:lastRenderedPageBreak/>
        <w:t>1962). Ascertaining the presence and amount of environmental specialization remaining in broadly adapted crop species may provide an opportunity to further improve crop fitness by leveraging local adaptation. In other words, to continue improving common bean,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these races. Here, we measure HFA as a proxy for yield variation that may be attributed to local adaptation. In Durango and Mesoamerican entries, local adaptation conferred agronomically significant yield gains that were equivalent to decades worth of breeders’ yield improvements.</w:t>
      </w:r>
    </w:p>
    <w:p w14:paraId="1D68D041"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304BA425" wp14:editId="60E4E4E6">
            <wp:extent cx="5943600" cy="54864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5486400"/>
                    </a:xfrm>
                    <a:prstGeom prst="rect">
                      <a:avLst/>
                    </a:prstGeom>
                    <a:noFill/>
                    <a:ln>
                      <a:noFill/>
                      <a:prstDash/>
                    </a:ln>
                  </pic:spPr>
                </pic:pic>
              </a:graphicData>
            </a:graphic>
          </wp:inline>
        </w:drawing>
      </w:r>
    </w:p>
    <w:p w14:paraId="590A0848" w14:textId="4D157467" w:rsidR="00AF7B85" w:rsidRDefault="000E71B2">
      <w:pPr>
        <w:pStyle w:val="Standard"/>
        <w:keepNext/>
        <w:keepLines/>
        <w:widowControl/>
        <w:spacing w:after="240" w:line="240" w:lineRule="auto"/>
      </w:pPr>
      <w:r>
        <w:rPr>
          <w:rFonts w:ascii="Garamond" w:eastAsia="Garamond" w:hAnsi="Garamond" w:cs="Garamond"/>
          <w:b/>
          <w:color w:val="000000"/>
        </w:rPr>
        <w:t>Figure 4</w:t>
      </w:r>
      <w:r>
        <w:rPr>
          <w:rFonts w:ascii="Garamond" w:eastAsia="Garamond" w:hAnsi="Garamond" w:cs="Garamond"/>
          <w:color w:val="000000"/>
        </w:rPr>
        <w:t xml:space="preserve">: A) Relationship between yield heritability and home field advantage at each site, by race. </w:t>
      </w:r>
      <w:del w:id="65" w:author="Ewing, Patrick - ARS" w:date="2021-09-13T15:09:00Z">
        <w:r w:rsidDel="00B3598D">
          <w:rPr>
            <w:rFonts w:ascii="Garamond" w:eastAsia="Garamond" w:hAnsi="Garamond" w:cs="Garamond"/>
            <w:color w:val="000000"/>
          </w:rPr>
          <w:delText xml:space="preserve">Lines </w:delText>
        </w:r>
      </w:del>
      <w:ins w:id="66" w:author="Ewing, Patrick - ARS" w:date="2021-09-13T15:09:00Z">
        <w:r w:rsidR="00B3598D">
          <w:rPr>
            <w:rFonts w:ascii="Garamond" w:eastAsia="Garamond" w:hAnsi="Garamond" w:cs="Garamond"/>
            <w:color w:val="000000"/>
          </w:rPr>
          <w:t>Horizontal and vertical lines</w:t>
        </w:r>
        <w:r w:rsidR="00B3598D">
          <w:rPr>
            <w:rFonts w:ascii="Garamond" w:eastAsia="Garamond" w:hAnsi="Garamond" w:cs="Garamond"/>
            <w:color w:val="000000"/>
          </w:rPr>
          <w:t xml:space="preserve"> </w:t>
        </w:r>
      </w:ins>
      <w:r>
        <w:rPr>
          <w:rFonts w:ascii="Garamond" w:eastAsia="Garamond" w:hAnsi="Garamond" w:cs="Garamond"/>
          <w:color w:val="000000"/>
        </w:rPr>
        <w:t>indicate the median value for heritability and home field advantage across all sites</w:t>
      </w:r>
      <w:ins w:id="67" w:author="Ewing, Patrick - ARS" w:date="2021-09-13T15:41:00Z">
        <w:r w:rsidR="00BA1D09">
          <w:rPr>
            <w:rFonts w:ascii="Garamond" w:eastAsia="Garamond" w:hAnsi="Garamond" w:cs="Garamond"/>
            <w:color w:val="000000"/>
          </w:rPr>
          <w:t>; interpretations of quadrats are in Table 1</w:t>
        </w:r>
      </w:ins>
      <w:r>
        <w:rPr>
          <w:rFonts w:ascii="Garamond" w:eastAsia="Garamond" w:hAnsi="Garamond" w:cs="Garamond"/>
          <w:color w:val="000000"/>
        </w:rPr>
        <w:t>. B) Top locations (quadrant I) for selecting for home field advantage. D – Durango; M – Mesoamerican; N – Nueva Granada races. Figure S3 identifies locations with CDBN abbreviations.</w:t>
      </w:r>
    </w:p>
    <w:p w14:paraId="0A114DBF" w14:textId="77777777" w:rsidR="00812BC1" w:rsidRDefault="000E71B2">
      <w:pPr>
        <w:pStyle w:val="Standard"/>
        <w:widowControl/>
        <w:spacing w:after="240" w:line="480" w:lineRule="auto"/>
        <w:ind w:firstLine="360"/>
        <w:rPr>
          <w:ins w:id="68" w:author="Ewing, Patrick - ARS" w:date="2021-09-13T16:45:00Z"/>
          <w:rFonts w:ascii="Garamond" w:eastAsia="Garamond" w:hAnsi="Garamond" w:cs="Garamond"/>
          <w:color w:val="000000"/>
        </w:rPr>
      </w:pPr>
      <w:r>
        <w:rPr>
          <w:rFonts w:ascii="Garamond" w:eastAsia="Garamond" w:hAnsi="Garamond" w:cs="Garamond"/>
          <w:color w:val="000000"/>
        </w:rPr>
        <w:t xml:space="preserve">We correlate these HFAs with the amount of variance segregating for entry-mean heritability (Figure 4). We envision that the interplay between HFA, an entry-specific quantity, and heritability,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w:t>
      </w:r>
      <w:r>
        <w:rPr>
          <w:rFonts w:ascii="Garamond" w:eastAsia="Garamond" w:hAnsi="Garamond" w:cs="Garamond"/>
          <w:color w:val="000000"/>
        </w:rPr>
        <w:lastRenderedPageBreak/>
        <w:t>select upon individual entries and families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introgressed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w:t>
      </w:r>
      <w:ins w:id="69" w:author="Ewing, Patrick - ARS" w:date="2021-09-13T15:43:00Z">
        <w:r w:rsidR="00407DA5">
          <w:rPr>
            <w:rFonts w:ascii="Garamond" w:eastAsia="Garamond" w:hAnsi="Garamond" w:cs="Garamond"/>
            <w:color w:val="000000"/>
          </w:rPr>
          <w:t xml:space="preserve"> </w:t>
        </w:r>
      </w:ins>
    </w:p>
    <w:p w14:paraId="70EC949C" w14:textId="1859F976" w:rsidR="00AF7B85" w:rsidRDefault="00407DA5">
      <w:pPr>
        <w:pStyle w:val="Standard"/>
        <w:widowControl/>
        <w:spacing w:after="240" w:line="480" w:lineRule="auto"/>
        <w:ind w:firstLine="360"/>
      </w:pPr>
      <w:ins w:id="70" w:author="Ewing, Patrick - ARS" w:date="2021-09-13T15:45:00Z">
        <w:r>
          <w:rPr>
            <w:rFonts w:ascii="Garamond" w:eastAsia="Garamond" w:hAnsi="Garamond" w:cs="Garamond"/>
            <w:color w:val="000000"/>
          </w:rPr>
          <w:t>For illustrative purposes, we</w:t>
        </w:r>
      </w:ins>
      <w:ins w:id="71" w:author="Ewing, Patrick - ARS" w:date="2021-09-13T15:44:00Z">
        <w:r>
          <w:rPr>
            <w:rFonts w:ascii="Garamond" w:eastAsia="Garamond" w:hAnsi="Garamond" w:cs="Garamond"/>
            <w:color w:val="000000"/>
          </w:rPr>
          <w:t xml:space="preserve"> drew</w:t>
        </w:r>
      </w:ins>
      <w:ins w:id="72" w:author="Ewing, Patrick - ARS" w:date="2021-09-13T15:49:00Z">
        <w:r>
          <w:rPr>
            <w:rFonts w:ascii="Garamond" w:eastAsia="Garamond" w:hAnsi="Garamond" w:cs="Garamond"/>
            <w:color w:val="000000"/>
          </w:rPr>
          <w:t xml:space="preserve"> these</w:t>
        </w:r>
      </w:ins>
      <w:ins w:id="73" w:author="Ewing, Patrick - ARS" w:date="2021-09-13T15:44:00Z">
        <w:r>
          <w:rPr>
            <w:rFonts w:ascii="Garamond" w:eastAsia="Garamond" w:hAnsi="Garamond" w:cs="Garamond"/>
            <w:color w:val="000000"/>
          </w:rPr>
          <w:t xml:space="preserve"> quadrants based on median values of HFA and heritability among sites</w:t>
        </w:r>
      </w:ins>
      <w:ins w:id="74" w:author="Ewing, Patrick - ARS" w:date="2021-09-13T16:46:00Z">
        <w:r w:rsidR="00812BC1">
          <w:rPr>
            <w:rFonts w:ascii="Garamond" w:eastAsia="Garamond" w:hAnsi="Garamond" w:cs="Garamond"/>
            <w:color w:val="000000"/>
          </w:rPr>
          <w:t>.</w:t>
        </w:r>
      </w:ins>
      <w:ins w:id="75" w:author="Ewing, Patrick - ARS" w:date="2021-09-13T16:49:00Z">
        <w:r w:rsidR="00812BC1">
          <w:rPr>
            <w:rFonts w:ascii="Garamond" w:eastAsia="Garamond" w:hAnsi="Garamond" w:cs="Garamond"/>
            <w:color w:val="000000"/>
          </w:rPr>
          <w:t xml:space="preserve"> P</w:t>
        </w:r>
      </w:ins>
      <w:ins w:id="76" w:author="Ewing, Patrick - ARS" w:date="2021-09-13T16:46:00Z">
        <w:r w:rsidR="00812BC1">
          <w:rPr>
            <w:rFonts w:ascii="Garamond" w:eastAsia="Garamond" w:hAnsi="Garamond" w:cs="Garamond"/>
            <w:color w:val="000000"/>
          </w:rPr>
          <w:t>atterns loosely correspond to known focuses of regional breeding programs. For example</w:t>
        </w:r>
      </w:ins>
      <w:ins w:id="77" w:author="Ewing, Patrick - ARS" w:date="2021-09-13T16:47:00Z">
        <w:r w:rsidR="00812BC1">
          <w:rPr>
            <w:rFonts w:ascii="Garamond" w:eastAsia="Garamond" w:hAnsi="Garamond" w:cs="Garamond"/>
            <w:color w:val="000000"/>
          </w:rPr>
          <w:t xml:space="preserve">, </w:t>
        </w:r>
      </w:ins>
      <w:ins w:id="78" w:author="Ewing, Patrick - ARS" w:date="2021-09-13T16:50:00Z">
        <w:r w:rsidR="00812BC1">
          <w:rPr>
            <w:rFonts w:ascii="Garamond" w:eastAsia="Garamond" w:hAnsi="Garamond" w:cs="Garamond"/>
            <w:color w:val="000000"/>
          </w:rPr>
          <w:t>only the Nueva Granada race had a good breeding site in the northeast, which is where Nueva Granada kidney beans have largel</w:t>
        </w:r>
      </w:ins>
      <w:ins w:id="79" w:author="Ewing, Patrick - ARS" w:date="2021-09-13T16:51:00Z">
        <w:r w:rsidR="00812BC1">
          <w:rPr>
            <w:rFonts w:ascii="Garamond" w:eastAsia="Garamond" w:hAnsi="Garamond" w:cs="Garamond"/>
            <w:color w:val="000000"/>
          </w:rPr>
          <w:t>y been bred (</w:t>
        </w:r>
      </w:ins>
      <w:ins w:id="80" w:author="Ewing, Patrick - ARS" w:date="2021-09-13T16:52:00Z">
        <w:r w:rsidR="00812BC1">
          <w:rPr>
            <w:rFonts w:ascii="Garamond" w:eastAsia="Garamond" w:hAnsi="Garamond" w:cs="Garamond"/>
            <w:color w:val="000000"/>
          </w:rPr>
          <w:t>Vandemark et al, 2014)</w:t>
        </w:r>
      </w:ins>
      <w:ins w:id="81" w:author="Ewing, Patrick - ARS" w:date="2021-09-13T16:48:00Z">
        <w:r w:rsidR="00812BC1">
          <w:rPr>
            <w:rFonts w:ascii="Garamond" w:eastAsia="Garamond" w:hAnsi="Garamond" w:cs="Garamond"/>
            <w:color w:val="000000"/>
          </w:rPr>
          <w:t xml:space="preserve">. Likewise, good Durango breeding sites are clustered in the arid western United States, which has also been the location of most </w:t>
        </w:r>
      </w:ins>
      <w:ins w:id="82" w:author="Ewing, Patrick - ARS" w:date="2021-09-13T16:49:00Z">
        <w:r w:rsidR="00812BC1">
          <w:rPr>
            <w:rFonts w:ascii="Garamond" w:eastAsia="Garamond" w:hAnsi="Garamond" w:cs="Garamond"/>
            <w:color w:val="000000"/>
          </w:rPr>
          <w:t>Durango pinto bean breeding</w:t>
        </w:r>
      </w:ins>
      <w:ins w:id="83" w:author="Ewing, Patrick - ARS" w:date="2021-09-13T16:52:00Z">
        <w:r w:rsidR="00812BC1">
          <w:rPr>
            <w:rFonts w:ascii="Garamond" w:eastAsia="Garamond" w:hAnsi="Garamond" w:cs="Garamond"/>
            <w:color w:val="000000"/>
          </w:rPr>
          <w:t xml:space="preserve"> (Vandemark et al, 2014)</w:t>
        </w:r>
      </w:ins>
      <w:ins w:id="84" w:author="Ewing, Patrick - ARS" w:date="2021-09-13T16:49:00Z">
        <w:r w:rsidR="00812BC1">
          <w:rPr>
            <w:rFonts w:ascii="Garamond" w:eastAsia="Garamond" w:hAnsi="Garamond" w:cs="Garamond"/>
            <w:color w:val="000000"/>
          </w:rPr>
          <w:t xml:space="preserve">. </w:t>
        </w:r>
      </w:ins>
      <w:ins w:id="85" w:author="Ewing, Patrick - ARS" w:date="2021-09-13T16:46:00Z">
        <w:r w:rsidR="00812BC1">
          <w:rPr>
            <w:rFonts w:ascii="Garamond" w:eastAsia="Garamond" w:hAnsi="Garamond" w:cs="Garamond"/>
            <w:color w:val="000000"/>
          </w:rPr>
          <w:t xml:space="preserve">To </w:t>
        </w:r>
      </w:ins>
      <w:ins w:id="86" w:author="Ewing, Patrick - ARS" w:date="2021-09-13T15:48:00Z">
        <w:r>
          <w:rPr>
            <w:rFonts w:ascii="Garamond" w:eastAsia="Garamond" w:hAnsi="Garamond" w:cs="Garamond"/>
            <w:color w:val="000000"/>
          </w:rPr>
          <w:t xml:space="preserve">aid </w:t>
        </w:r>
      </w:ins>
      <w:ins w:id="87" w:author="Ewing, Patrick - ARS" w:date="2021-09-13T15:49:00Z">
        <w:r>
          <w:rPr>
            <w:rFonts w:ascii="Garamond" w:eastAsia="Garamond" w:hAnsi="Garamond" w:cs="Garamond"/>
            <w:color w:val="000000"/>
          </w:rPr>
          <w:t xml:space="preserve">the </w:t>
        </w:r>
      </w:ins>
      <w:ins w:id="88" w:author="Ewing, Patrick - ARS" w:date="2021-09-13T15:48:00Z">
        <w:r>
          <w:rPr>
            <w:rFonts w:ascii="Garamond" w:eastAsia="Garamond" w:hAnsi="Garamond" w:cs="Garamond"/>
            <w:color w:val="000000"/>
          </w:rPr>
          <w:t xml:space="preserve">selection </w:t>
        </w:r>
      </w:ins>
      <w:ins w:id="89" w:author="Ewing, Patrick - ARS" w:date="2021-09-13T15:49:00Z">
        <w:r>
          <w:rPr>
            <w:rFonts w:ascii="Garamond" w:eastAsia="Garamond" w:hAnsi="Garamond" w:cs="Garamond"/>
            <w:color w:val="000000"/>
          </w:rPr>
          <w:t>of breeding sites,</w:t>
        </w:r>
      </w:ins>
      <w:ins w:id="90" w:author="Ewing, Patrick - ARS" w:date="2021-09-13T15:48:00Z">
        <w:r>
          <w:rPr>
            <w:rFonts w:ascii="Garamond" w:eastAsia="Garamond" w:hAnsi="Garamond" w:cs="Garamond"/>
            <w:color w:val="000000"/>
          </w:rPr>
          <w:t xml:space="preserve"> </w:t>
        </w:r>
      </w:ins>
      <w:ins w:id="91" w:author="Ewing, Patrick - ARS" w:date="2021-09-13T15:44:00Z">
        <w:r>
          <w:rPr>
            <w:rFonts w:ascii="Garamond" w:eastAsia="Garamond" w:hAnsi="Garamond" w:cs="Garamond"/>
            <w:color w:val="000000"/>
          </w:rPr>
          <w:t>“high” values of</w:t>
        </w:r>
      </w:ins>
      <w:ins w:id="92" w:author="Ewing, Patrick - ARS" w:date="2021-09-13T15:45:00Z">
        <w:r>
          <w:rPr>
            <w:rFonts w:ascii="Garamond" w:eastAsia="Garamond" w:hAnsi="Garamond" w:cs="Garamond"/>
            <w:color w:val="000000"/>
          </w:rPr>
          <w:t xml:space="preserve"> these metrics </w:t>
        </w:r>
      </w:ins>
      <w:ins w:id="93" w:author="Ewing, Patrick - ARS" w:date="2021-09-13T15:48:00Z">
        <w:r>
          <w:rPr>
            <w:rFonts w:ascii="Garamond" w:eastAsia="Garamond" w:hAnsi="Garamond" w:cs="Garamond"/>
            <w:color w:val="000000"/>
          </w:rPr>
          <w:t>should be determined by the</w:t>
        </w:r>
      </w:ins>
      <w:ins w:id="94" w:author="Ewing, Patrick - ARS" w:date="2021-09-13T15:45:00Z">
        <w:r>
          <w:rPr>
            <w:rFonts w:ascii="Garamond" w:eastAsia="Garamond" w:hAnsi="Garamond" w:cs="Garamond"/>
            <w:color w:val="000000"/>
          </w:rPr>
          <w:t xml:space="preserve"> goals, germplasm, and resources of each </w:t>
        </w:r>
      </w:ins>
      <w:ins w:id="95" w:author="Ewing, Patrick - ARS" w:date="2021-09-13T16:46:00Z">
        <w:r w:rsidR="00812BC1">
          <w:rPr>
            <w:rFonts w:ascii="Garamond" w:eastAsia="Garamond" w:hAnsi="Garamond" w:cs="Garamond"/>
            <w:color w:val="000000"/>
          </w:rPr>
          <w:t>project</w:t>
        </w:r>
      </w:ins>
      <w:ins w:id="96" w:author="Ewing, Patrick - ARS" w:date="2021-09-13T15:45:00Z">
        <w:r>
          <w:rPr>
            <w:rFonts w:ascii="Garamond" w:eastAsia="Garamond" w:hAnsi="Garamond" w:cs="Garamond"/>
            <w:color w:val="000000"/>
          </w:rPr>
          <w:t xml:space="preserve">. </w:t>
        </w:r>
      </w:ins>
    </w:p>
    <w:p w14:paraId="3F0E1870" w14:textId="1BC959FE" w:rsidR="00AF7B85" w:rsidRDefault="000E71B2">
      <w:pPr>
        <w:pStyle w:val="Standard"/>
        <w:widowControl/>
        <w:spacing w:after="240" w:line="480" w:lineRule="auto"/>
        <w:ind w:firstLine="360"/>
      </w:pPr>
      <w:r>
        <w:rPr>
          <w:rFonts w:ascii="Garamond" w:eastAsia="Garamond" w:hAnsi="Garamond" w:cs="Garamond"/>
          <w:color w:val="000000"/>
        </w:rPr>
        <w:t xml:space="preserve">Given the different evolutionary histories of both genepools pre- and post-domestication, we expected distinct responses to selection in the Andean and Middle American entries over the course of the CDBN. The low-yielding, low genetic diversity Nueva Granada entries from the Andean genepool experienced modest improvements in yield across the study period and showed little </w:t>
      </w:r>
      <w:r>
        <w:rPr>
          <w:rFonts w:ascii="Garamond" w:eastAsia="Garamond" w:hAnsi="Garamond" w:cs="Garamond"/>
          <w:color w:val="000000"/>
        </w:rPr>
        <w:lastRenderedPageBreak/>
        <w:t xml:space="preserve">evidence of local adaptation to specific regions within North America. Nonetheless, there was strong evidence for increasing adaptation at a continental scale, in that </w:t>
      </w:r>
      <w:ins w:id="97" w:author="Ewing, Patrick - ARS" w:date="2021-09-13T14:38:00Z">
        <w:r w:rsidR="00244AC7">
          <w:rPr>
            <w:rFonts w:ascii="Garamond" w:eastAsia="Garamond" w:hAnsi="Garamond" w:cs="Garamond"/>
            <w:color w:val="000000"/>
          </w:rPr>
          <w:t xml:space="preserve">yield and </w:t>
        </w:r>
      </w:ins>
      <w:r>
        <w:rPr>
          <w:rFonts w:ascii="Garamond" w:eastAsia="Garamond" w:hAnsi="Garamond" w:cs="Garamond"/>
          <w:color w:val="000000"/>
        </w:rPr>
        <w:t>yield heritability increased in this race over the 35-year study period. These increases in yield heritability over time occurred without an increase in HFA.  We thus suggest that Andean CDBN entries still lack genetic variation conferring adaptation to North American growing conditions. If this is true, then further introgression from the Middle American genepool or from other species may offer opportunities for continued yield improvement and local adaptation in this genepool. Alternatively, Andean entries also require distinct management strategies and more inputs to maximize their yields; many CDBN locations may have managed for Middle American entries rather than Andean entries, which would limit our ability to detect an HFA in Andean material.</w:t>
      </w:r>
    </w:p>
    <w:p w14:paraId="1ACC4C98"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heritability from the line-of-best-fit (Figure 2a, Figure 3b) beginning in the mid-1990s. This immediately follows the introgression of rust resistance gene </w:t>
      </w:r>
      <w:r>
        <w:rPr>
          <w:rFonts w:ascii="Garamond" w:eastAsia="Garamond" w:hAnsi="Garamond" w:cs="Garamond"/>
          <w:i/>
          <w:color w:val="000000"/>
        </w:rPr>
        <w:t xml:space="preserve">Ur-3 </w:t>
      </w:r>
      <w:r>
        <w:rPr>
          <w:rFonts w:ascii="Garamond" w:eastAsia="Garamond" w:hAnsi="Garamond" w:cs="Garamond"/>
          <w:color w:val="000000"/>
        </w:rPr>
        <w:t>into the Durango race from a Mesoamerican source, which began in 1988 and was widely deployed in the mid-1990s (Hurtado-Gonzales et al 2017; MacQueen et al 2020). We speculate that the broad introduction of rust resistance loci into the Durango race in this time period resulted in a temporary (~6 year) reduction in segregating variation for yield within this race.</w:t>
      </w:r>
    </w:p>
    <w:p w14:paraId="2AA316C5" w14:textId="68EC0209" w:rsidR="00AF7B85" w:rsidRDefault="000E71B2">
      <w:pPr>
        <w:pStyle w:val="Standard"/>
        <w:widowControl/>
        <w:spacing w:after="240" w:line="480" w:lineRule="auto"/>
        <w:ind w:firstLine="360"/>
      </w:pPr>
      <w:r>
        <w:rPr>
          <w:rFonts w:ascii="Garamond" w:eastAsia="Garamond" w:hAnsi="Garamond" w:cs="Garamond"/>
          <w:color w:val="000000"/>
        </w:rPr>
        <w:t xml:space="preserve">Finally, the moderately yielding Mesoamerican race showed the largest improvements in yield across the study period, at the expense of local adaptation and heritability of yield in more modern </w:t>
      </w:r>
      <w:r>
        <w:rPr>
          <w:rFonts w:ascii="Garamond" w:eastAsia="Garamond" w:hAnsi="Garamond" w:cs="Garamond"/>
          <w:color w:val="000000"/>
        </w:rPr>
        <w:lastRenderedPageBreak/>
        <w:t>entries. Both the decrease in heritability and HFA over time suggest a reduction in genetic diversity in this race during the course of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 (MacQueen et al 2020). After the 1990s, very few Mesoamerican CDBN entries have this architecture, as CDBN breeders had adopted upright indeterminate architecture for newer CDBN entries in the Mesoamerican race (Kelly 2001; Soltani et al 2016). This adoption highlights the complexity of defining fitness in agricultural systems: ‘fitness’ includes both overall seed yield, and numerous anthropocentric values such as harvestability and commercial value that may override yield considerations. In the mid-2000s, we also observed a sustained drop in yield heritability relative to the line-of-best-fit. Major alleles for both lodging and plant height stopped segregating within the Mesoamerican race in this time period; we speculate that loss of variation linked to these alleles could have caused this temporary drop in heritability of yield. These major changes to entries in the Mesoamerican race may also have caused the negative trend in HFA magnitude present in Mesoamerican entries</w:t>
      </w:r>
      <w:ins w:id="98" w:author="Ewing, Patrick - ARS" w:date="2021-09-13T14:47:00Z">
        <w:r w:rsidR="00244AC7">
          <w:rPr>
            <w:rFonts w:ascii="Garamond" w:eastAsia="Garamond" w:hAnsi="Garamond" w:cs="Garamond"/>
            <w:color w:val="000000"/>
          </w:rPr>
          <w:t xml:space="preserve">. For example, one may hypothesize that </w:t>
        </w:r>
      </w:ins>
      <w:del w:id="99" w:author="Ewing, Patrick - ARS" w:date="2021-09-13T14:47:00Z">
        <w:r w:rsidDel="00244AC7">
          <w:rPr>
            <w:rFonts w:ascii="Garamond" w:eastAsia="Garamond" w:hAnsi="Garamond" w:cs="Garamond"/>
            <w:color w:val="000000"/>
          </w:rPr>
          <w:delText xml:space="preserve">, as </w:delText>
        </w:r>
      </w:del>
      <w:r>
        <w:rPr>
          <w:rFonts w:ascii="Garamond" w:eastAsia="Garamond" w:hAnsi="Garamond" w:cs="Garamond"/>
          <w:color w:val="000000"/>
        </w:rPr>
        <w:t xml:space="preserve">locally adaptive alleles </w:t>
      </w:r>
      <w:del w:id="100" w:author="Ewing, Patrick - ARS" w:date="2021-09-13T14:47:00Z">
        <w:r w:rsidDel="00244AC7">
          <w:rPr>
            <w:rFonts w:ascii="Garamond" w:eastAsia="Garamond" w:hAnsi="Garamond" w:cs="Garamond"/>
            <w:color w:val="000000"/>
          </w:rPr>
          <w:delText xml:space="preserve">may </w:delText>
        </w:r>
      </w:del>
      <w:del w:id="101" w:author="Ewing, Patrick - ARS" w:date="2021-09-13T14:49:00Z">
        <w:r w:rsidDel="009E65F4">
          <w:rPr>
            <w:rFonts w:ascii="Garamond" w:eastAsia="Garamond" w:hAnsi="Garamond" w:cs="Garamond"/>
            <w:color w:val="000000"/>
          </w:rPr>
          <w:delText>have been</w:delText>
        </w:r>
      </w:del>
      <w:ins w:id="102" w:author="Ewing, Patrick - ARS" w:date="2021-09-13T14:49:00Z">
        <w:r w:rsidR="009E65F4">
          <w:rPr>
            <w:rFonts w:ascii="Garamond" w:eastAsia="Garamond" w:hAnsi="Garamond" w:cs="Garamond"/>
            <w:color w:val="000000"/>
          </w:rPr>
          <w:t>were</w:t>
        </w:r>
      </w:ins>
      <w:r>
        <w:rPr>
          <w:rFonts w:ascii="Garamond" w:eastAsia="Garamond" w:hAnsi="Garamond" w:cs="Garamond"/>
          <w:color w:val="000000"/>
        </w:rPr>
        <w:t xml:space="preserve"> lost in genomic regions adjacent to architecture, height, and lodging genes. In general, the introgression of major resistance or architecture alleles into populations is equivalent to an artificially induced selective sweep. When this occurs, we expect to see considerable linkage drag and the loss of locally adapted genetic variants. This signal was observed in the CDBN, where following introgression, many years were required to regain local adaptation (HFA) after using a common parent to introduce novel, important traits.</w:t>
      </w:r>
    </w:p>
    <w:p w14:paraId="4DAD5C35" w14:textId="77777777" w:rsidR="00AF7B85" w:rsidRDefault="000E71B2">
      <w:pPr>
        <w:pStyle w:val="Heading2"/>
        <w:numPr>
          <w:ilvl w:val="1"/>
          <w:numId w:val="1"/>
        </w:numPr>
        <w:tabs>
          <w:tab w:val="left" w:pos="0"/>
        </w:tabs>
      </w:pPr>
      <w:r>
        <w:lastRenderedPageBreak/>
        <w:t>4.2 HFA across species: comparing apples and oranges</w:t>
      </w:r>
    </w:p>
    <w:p w14:paraId="0EB73287" w14:textId="77777777" w:rsidR="00AF7B85" w:rsidRDefault="000E71B2">
      <w:pPr>
        <w:pStyle w:val="Standard"/>
        <w:widowControl/>
        <w:spacing w:after="240" w:line="480" w:lineRule="auto"/>
        <w:ind w:firstLine="360"/>
      </w:pPr>
      <w:r>
        <w:rPr>
          <w:rFonts w:ascii="Garamond" w:eastAsia="Garamond" w:hAnsi="Garamond" w:cs="Garamond"/>
          <w:color w:val="000000"/>
        </w:rPr>
        <w:t>Previous work quantifying HFA in maize found that a large proportion of yield variation was attributable to local adaptation (Ewing et al 2019) but was unable to determine if accounting for genetic relatedness was an effective substitute for HFA. We found that HFA was robust to genetic and familial relationships within CDBN material, supporting the utility of the HFA metric. We were also able to compare HFA across these species. When compared to the annual breeding gains observed in each trial, common bean HFA was four-fold larger than maize HFA. In absolute terms, maize HFA was 1.0 Mg ha</w:t>
      </w:r>
      <w:r>
        <w:rPr>
          <w:rFonts w:ascii="Garamond" w:eastAsia="Garamond" w:hAnsi="Garamond" w:cs="Garamond"/>
          <w:color w:val="000000"/>
          <w:vertAlign w:val="superscript"/>
        </w:rPr>
        <w:t>−1</w:t>
      </w:r>
      <w:r>
        <w:rPr>
          <w:rFonts w:ascii="Garamond" w:eastAsia="Garamond" w:hAnsi="Garamond" w:cs="Garamond"/>
          <w:color w:val="000000"/>
        </w:rPr>
        <w:t>year</w:t>
      </w:r>
      <w:r>
        <w:rPr>
          <w:rFonts w:ascii="Garamond" w:eastAsia="Garamond" w:hAnsi="Garamond" w:cs="Garamond"/>
          <w:color w:val="000000"/>
          <w:vertAlign w:val="superscript"/>
        </w:rPr>
        <w:t>−1</w:t>
      </w:r>
      <w:r>
        <w:rPr>
          <w:rFonts w:ascii="Garamond" w:eastAsia="Garamond" w:hAnsi="Garamond" w:cs="Garamond"/>
          <w:color w:val="000000"/>
        </w:rPr>
        <w:t>, equivalent to 4.5 years of observed yield gains; in addition, the HFA observed was smaller than expected (Ewing et al., 2019). In contrast, in this study, HFA was 450-470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equivalent to 22 and 34 years of annual breeding gains for Mesoamerican and Durango races, respectively; these HFA were larger than expected. There are several possible explanations for the difference in HFA between species. The current study encompasses yield trials and improvement efforts over a much broader spatial scale and range of environments: thousands of kilometers, versus a few hundred in Ewing et al (2019). Selection in common bean has occurred in many regional breeding programs with disparate goals, which commonly develop specific sub-races (market classes) (Vandermark et al, 2014); this may have enhanced regional adaptation in common bean. Yet at the same time, several of these bean programs also employ shuttle breeding, which commonly leads to the development of more broadly adapted germplasm (Ortiz et al, 2007). The stable or decreasing HFA in Nueva Granada and Mesoamerican CDBN entries suggests that the presence of regional adaptation is weakening, in line with CDBN goals. Irrespective of the underlying cause of the size difference in HFA between dry bean and maize, in both species and breeding systems (i.e. self-pollinated dicot, hybrid monocot), local adaptation is both valuable to future breeding efforts and decreasing due to improvement efforts.</w:t>
      </w:r>
    </w:p>
    <w:p w14:paraId="251A0D48" w14:textId="77777777" w:rsidR="00AF7B85" w:rsidRDefault="000E71B2">
      <w:pPr>
        <w:pStyle w:val="Heading1"/>
        <w:numPr>
          <w:ilvl w:val="0"/>
          <w:numId w:val="1"/>
        </w:numPr>
        <w:ind w:left="360"/>
      </w:pPr>
      <w:bookmarkStart w:id="103" w:name="_17dp8vu"/>
      <w:bookmarkEnd w:id="103"/>
      <w:r>
        <w:lastRenderedPageBreak/>
        <w:t>CONCLUSION</w:t>
      </w:r>
    </w:p>
    <w:p w14:paraId="737C4B62" w14:textId="77777777" w:rsidR="00AF7B85" w:rsidRDefault="000E71B2">
      <w:pPr>
        <w:pStyle w:val="Standard"/>
        <w:widowControl/>
        <w:spacing w:after="240" w:line="480" w:lineRule="auto"/>
        <w:ind w:firstLine="360"/>
      </w:pPr>
      <w:r>
        <w:rPr>
          <w:rFonts w:ascii="Garamond" w:eastAsia="Garamond" w:hAnsi="Garamond" w:cs="Garamond"/>
          <w:color w:val="000000"/>
        </w:rPr>
        <w:t>The interplay between local adaptation and total genetic variation may impact plant adaptation to changing conditions. Local adaptation was worth decades of yield gains in genepools from both domestication events over the 35 years of common bean improvement represented by the CDBN but was decreasing or absent in two of three genepools. Surprisingly, we found that yield heritability increased over time in races from both domestication events, indicating that genetic diversity in races of both genepools may have increased, perhaps due to introgression from the other genepool or from other species. The presence of yield variation attributable to local adaptation underscores the possibility of selecting at particular CDBN locations for alleles that confer adaptation to those environments. Resilient food systems of the future will take advantage of all potential avenues of improvement, including local adaptation, to sustainably produce food adapted to novel and changing production environments.</w:t>
      </w:r>
    </w:p>
    <w:p w14:paraId="0264F2B4" w14:textId="77777777" w:rsidR="00AF7B85" w:rsidRDefault="000E71B2">
      <w:pPr>
        <w:pStyle w:val="Heading1"/>
        <w:numPr>
          <w:ilvl w:val="0"/>
          <w:numId w:val="1"/>
        </w:numPr>
        <w:ind w:left="360"/>
      </w:pPr>
      <w:bookmarkStart w:id="104" w:name="_3rdcrjn"/>
      <w:bookmarkEnd w:id="104"/>
      <w:r>
        <w:t>ACKNOWLEDGEMENTS</w:t>
      </w:r>
    </w:p>
    <w:p w14:paraId="75BF9FDB" w14:textId="77777777" w:rsidR="00AF7B85" w:rsidRDefault="000E71B2">
      <w:pPr>
        <w:pStyle w:val="Standard"/>
        <w:widowControl/>
        <w:spacing w:after="240" w:line="480" w:lineRule="auto"/>
        <w:ind w:firstLine="360"/>
      </w:pPr>
      <w:r>
        <w:rPr>
          <w:rFonts w:ascii="Garamond" w:eastAsia="Garamond" w:hAnsi="Garamond" w:cs="Garamond"/>
          <w:color w:val="000000"/>
        </w:rPr>
        <w:t>The authors thank the many individuals who helped compile this dataset and provide feedback on drafts, as well as their funding sources. This research was partially funded by support from the National Science Foundation, Plant Genomes Research Program, Grant IOS-1612262 to AHM.</w:t>
      </w:r>
    </w:p>
    <w:p w14:paraId="536484CD" w14:textId="77777777" w:rsidR="00AF7B85" w:rsidRDefault="000E71B2">
      <w:pPr>
        <w:pStyle w:val="Heading1"/>
        <w:numPr>
          <w:ilvl w:val="0"/>
          <w:numId w:val="1"/>
        </w:numPr>
        <w:ind w:left="360"/>
      </w:pPr>
      <w:r>
        <w:t>DATA AVAILABILITY</w:t>
      </w:r>
    </w:p>
    <w:p w14:paraId="5247A123"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Data and accompanying analyses are available at </w:t>
      </w:r>
      <w:hyperlink r:id="rId11" w:history="1">
        <w:r>
          <w:rPr>
            <w:rFonts w:ascii="Garamond" w:eastAsia="Garamond" w:hAnsi="Garamond" w:cs="Garamond"/>
            <w:color w:val="0000FF"/>
            <w:u w:val="single"/>
          </w:rPr>
          <w:t>https://github.com/alice-MacQueen/cdbn-home-away</w:t>
        </w:r>
      </w:hyperlink>
      <w:r>
        <w:rPr>
          <w:rFonts w:ascii="Garamond" w:eastAsia="Garamond" w:hAnsi="Garamond" w:cs="Garamond"/>
          <w:color w:val="000000"/>
        </w:rPr>
        <w:t>.</w:t>
      </w:r>
    </w:p>
    <w:p w14:paraId="20FD8E70" w14:textId="77777777" w:rsidR="00AF7B85" w:rsidRDefault="000E71B2">
      <w:pPr>
        <w:pStyle w:val="Heading1"/>
        <w:numPr>
          <w:ilvl w:val="0"/>
          <w:numId w:val="1"/>
        </w:numPr>
        <w:ind w:left="360"/>
      </w:pPr>
      <w:r>
        <w:lastRenderedPageBreak/>
        <w:t>AUTHOR CONTRIBUTIONS</w:t>
      </w:r>
    </w:p>
    <w:p w14:paraId="3A4E268B" w14:textId="77777777" w:rsidR="00AF7B85" w:rsidRDefault="000E71B2">
      <w:pPr>
        <w:pStyle w:val="Standard"/>
        <w:widowControl/>
        <w:spacing w:after="240" w:line="480" w:lineRule="auto"/>
        <w:ind w:firstLine="360"/>
      </w:pPr>
      <w:bookmarkStart w:id="105" w:name="_26in1rg"/>
      <w:bookmarkEnd w:id="105"/>
      <w:r>
        <w:rPr>
          <w:rFonts w:ascii="Garamond" w:eastAsia="Garamond" w:hAnsi="Garamond" w:cs="Garamond"/>
          <w:color w:val="000000"/>
        </w:rPr>
        <w:t>All authors contributed conceptualization and manuscript review. AHM, MK, and PME designed and performed analyses, and wrote the manuscript with contributions from all authors. PM, PEM, and JMO executed field trials. JWW and JMO compiled the phenotypic data from the annual CDBN reports.</w:t>
      </w:r>
    </w:p>
    <w:p w14:paraId="632983C0" w14:textId="77777777" w:rsidR="00AF7B85" w:rsidRDefault="000E71B2">
      <w:pPr>
        <w:pStyle w:val="Heading1"/>
        <w:numPr>
          <w:ilvl w:val="0"/>
          <w:numId w:val="1"/>
        </w:numPr>
        <w:ind w:left="360"/>
      </w:pPr>
      <w:r>
        <w:t>REFERENCES</w:t>
      </w:r>
    </w:p>
    <w:p w14:paraId="4AB0541C" w14:textId="77777777" w:rsidR="00AF7B85" w:rsidRDefault="000E71B2">
      <w:pPr>
        <w:pStyle w:val="Standard"/>
        <w:keepLines/>
        <w:widowControl/>
        <w:numPr>
          <w:ilvl w:val="0"/>
          <w:numId w:val="5"/>
        </w:numPr>
        <w:spacing w:after="240" w:line="240" w:lineRule="auto"/>
        <w:ind w:left="360"/>
      </w:pPr>
      <w:r>
        <w:rPr>
          <w:rFonts w:ascii="Garamond" w:eastAsia="Garamond" w:hAnsi="Garamond" w:cs="Garamond"/>
          <w:color w:val="000000"/>
          <w:shd w:val="clear" w:color="auto" w:fill="FFFFFF"/>
        </w:rPr>
        <w:t>Aphalo, P. J. (2018). Ggpmisc: Miscellaneous Extensions to ‘</w:t>
      </w:r>
      <w:r>
        <w:rPr>
          <w:rFonts w:ascii="Garamond" w:eastAsia="Garamond" w:hAnsi="Garamond" w:cs="Garamond"/>
          <w:i/>
          <w:color w:val="000000"/>
          <w:shd w:val="clear" w:color="auto" w:fill="FFFFFF"/>
        </w:rPr>
        <w:t>ggplot2’</w:t>
      </w:r>
      <w:r>
        <w:rPr>
          <w:rFonts w:ascii="Garamond" w:eastAsia="Garamond" w:hAnsi="Garamond" w:cs="Garamond"/>
          <w:color w:val="000000"/>
          <w:shd w:val="clear" w:color="auto" w:fill="FFFFFF"/>
        </w:rPr>
        <w:t>. R package version 0.3, 3.</w:t>
      </w:r>
    </w:p>
    <w:p w14:paraId="69979D92"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Bates, D., Maechler, M., Bolker, B., &amp; Walker, S. (2014). </w:t>
      </w:r>
      <w:r>
        <w:rPr>
          <w:rFonts w:ascii="Garamond" w:eastAsia="Garamond" w:hAnsi="Garamond" w:cs="Garamond"/>
          <w:i/>
          <w:color w:val="000000"/>
          <w:shd w:val="clear" w:color="auto" w:fill="FFFFFF"/>
        </w:rPr>
        <w:t>lme4</w:t>
      </w:r>
      <w:r>
        <w:rPr>
          <w:rFonts w:ascii="Garamond" w:eastAsia="Garamond" w:hAnsi="Garamond" w:cs="Garamond"/>
          <w:color w:val="000000"/>
          <w:shd w:val="clear" w:color="auto" w:fill="FFFFFF"/>
        </w:rPr>
        <w:t>: Linear Mixed-Effects Models Using Eigen and S4.</w:t>
      </w:r>
    </w:p>
    <w:p w14:paraId="7884DD5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Beebe, S. (2012). Common bean breeding in the tropics. </w:t>
      </w:r>
      <w:r>
        <w:rPr>
          <w:rFonts w:ascii="Garamond" w:eastAsia="Garamond" w:hAnsi="Garamond" w:cs="Garamond"/>
          <w:i/>
          <w:color w:val="000000"/>
          <w:shd w:val="clear" w:color="auto" w:fill="FFFFFF"/>
        </w:rPr>
        <w:t>Plant breeding reviews</w:t>
      </w:r>
      <w:r>
        <w:rPr>
          <w:rFonts w:ascii="Garamond" w:eastAsia="Garamond" w:hAnsi="Garamond" w:cs="Garamond"/>
          <w:color w:val="000000"/>
          <w:shd w:val="clear" w:color="auto" w:fill="FFFFFF"/>
        </w:rPr>
        <w:t xml:space="preserve"> (pp. 357–426). Hoboken, NJ, USA: John Wiley &amp; Sons Inc.</w:t>
      </w:r>
    </w:p>
    <w:p w14:paraId="1C2CB47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Bernardo R (2020) Breeding for quantitative traits in plants, 3rd edn. Stemma Press, Woodbury, Minnesota</w:t>
      </w:r>
    </w:p>
    <w:p w14:paraId="7A131882"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Bellucci, Elisa, Elena Bitocchi, Alberto Ferrarini, Andrea Benazzo, Eleonora Biagetti, Sebastian Klie, Andrea Minio, et al. 2014. Decreased Nucleotide and Expression Diversity and Modified Coexpression Patterns Characterize Domestication in the Common Bean. </w:t>
      </w:r>
      <w:r>
        <w:rPr>
          <w:rFonts w:ascii="Garamond" w:eastAsia="Garamond" w:hAnsi="Garamond" w:cs="Garamond"/>
          <w:i/>
          <w:color w:val="000000"/>
          <w:shd w:val="clear" w:color="auto" w:fill="FFFFFF"/>
        </w:rPr>
        <w:t>The Plant Cell</w:t>
      </w:r>
      <w:r>
        <w:rPr>
          <w:rFonts w:ascii="Garamond" w:eastAsia="Garamond" w:hAnsi="Garamond" w:cs="Garamond"/>
          <w:color w:val="000000"/>
          <w:shd w:val="clear" w:color="auto" w:fill="FFFFFF"/>
        </w:rPr>
        <w:t xml:space="preserve"> 26 (5): 1901–12. https://doi.org/10.1105/tpc.114.124040.</w:t>
      </w:r>
    </w:p>
    <w:p w14:paraId="49A01BAD"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Bitocchi, Elena, Elisa Bellucci, Alessandro Giardini, Domenico Rau, Monica Rodriguez, Eleonora Biagetti, Rodolfo Santilocchi, et al. 2013. Molecular Analysis of the Parallel Domestication of the Common Bean (Phaseolus Vulgaris) in Mesoamerica and the Andes. </w:t>
      </w:r>
      <w:r>
        <w:rPr>
          <w:rFonts w:ascii="Garamond" w:eastAsia="Garamond" w:hAnsi="Garamond" w:cs="Garamond"/>
          <w:i/>
          <w:color w:val="000000"/>
          <w:shd w:val="clear" w:color="auto" w:fill="FFFFFF"/>
        </w:rPr>
        <w:t>New Phytologist</w:t>
      </w:r>
      <w:r>
        <w:rPr>
          <w:rFonts w:ascii="Garamond" w:eastAsia="Garamond" w:hAnsi="Garamond" w:cs="Garamond"/>
          <w:color w:val="000000"/>
          <w:shd w:val="clear" w:color="auto" w:fill="FFFFFF"/>
        </w:rPr>
        <w:t xml:space="preserve"> 197 (1): 300–313.</w:t>
      </w:r>
    </w:p>
    <w:p w14:paraId="1E529DC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Bitocchi, Elena, Laura Nanni, Elisa Bellucci, Monica Rossi, Alessandro Giardini, Pierluigi Spagnoletti Zeuli, Giuseppina Logozzo, et al. 2012. Mesoamerican Origin of the Common Bean (Phaseolus Vulgaris L.) Is Revealed by Sequence Data. </w:t>
      </w:r>
      <w:r>
        <w:rPr>
          <w:rFonts w:ascii="Garamond" w:eastAsia="Garamond" w:hAnsi="Garamond" w:cs="Garamond"/>
          <w:i/>
          <w:color w:val="000000"/>
          <w:shd w:val="clear" w:color="auto" w:fill="FFFFFF"/>
        </w:rPr>
        <w:t>Proceedings of the National Academy of Sciences</w:t>
      </w:r>
      <w:r>
        <w:rPr>
          <w:rFonts w:ascii="Garamond" w:eastAsia="Garamond" w:hAnsi="Garamond" w:cs="Garamond"/>
          <w:color w:val="000000"/>
          <w:shd w:val="clear" w:color="auto" w:fill="FFFFFF"/>
        </w:rPr>
        <w:t xml:space="preserve"> 109 (14): E788–96. https://doi.org/10.1073/pnas.1108973109.</w:t>
      </w:r>
    </w:p>
    <w:p w14:paraId="627BC4A4"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Bivand, R. S., Pebesma, E. J., Gomez-Rubio, V., &amp; Pebesma, E. J. 2013. Applied spatial data analysis with R (Vol. 2). New York: Spring</w:t>
      </w:r>
    </w:p>
    <w:p w14:paraId="4133B04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rPr>
        <w:t xml:space="preserve">Botero, C. A., Weissing, F. J., Wright, J., &amp; Rubenstein, D. R. 2015. Evolutionary tipping points in the capacity to adapt to environmental change. </w:t>
      </w:r>
      <w:r>
        <w:rPr>
          <w:rFonts w:ascii="Garamond" w:eastAsia="Garamond" w:hAnsi="Garamond" w:cs="Garamond"/>
          <w:i/>
          <w:color w:val="000000"/>
        </w:rPr>
        <w:t>Proceedings of the National Academy of Sciences</w:t>
      </w:r>
      <w:r>
        <w:rPr>
          <w:rFonts w:ascii="Garamond" w:eastAsia="Garamond" w:hAnsi="Garamond" w:cs="Garamond"/>
          <w:color w:val="000000"/>
        </w:rPr>
        <w:t>, 112(1), 184-189.</w:t>
      </w:r>
    </w:p>
    <w:p w14:paraId="76FD7DE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Eckert, C. G., Kalisz, S., Geber, M. A., Sargent, R., Elle, E., Cheptou, P. O., ... &amp; Winn, A. A. (2010). Plant mating systems in a changing world</w:t>
      </w:r>
      <w:r>
        <w:rPr>
          <w:rFonts w:ascii="Garamond" w:eastAsia="Garamond" w:hAnsi="Garamond" w:cs="Garamond"/>
          <w:i/>
          <w:color w:val="000000"/>
          <w:shd w:val="clear" w:color="auto" w:fill="FFFFFF"/>
        </w:rPr>
        <w:t>. Trends in Ecology &amp; Evolution</w:t>
      </w:r>
      <w:r>
        <w:rPr>
          <w:rFonts w:ascii="Garamond" w:eastAsia="Garamond" w:hAnsi="Garamond" w:cs="Garamond"/>
          <w:color w:val="000000"/>
          <w:shd w:val="clear" w:color="auto" w:fill="FFFFFF"/>
        </w:rPr>
        <w:t>, 25(1), 35-43.</w:t>
      </w:r>
    </w:p>
    <w:p w14:paraId="75D52F3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Ewing, P. M., Runck, B. C., Kono, T. Y., Kantar, M. B. (2019). The home field advantage of modern plant breeding. </w:t>
      </w:r>
      <w:r>
        <w:rPr>
          <w:rFonts w:ascii="Garamond" w:eastAsia="Garamond" w:hAnsi="Garamond" w:cs="Garamond"/>
          <w:i/>
          <w:color w:val="000000"/>
          <w:shd w:val="clear" w:color="auto" w:fill="FFFFFF"/>
        </w:rPr>
        <w:t>PloS one</w:t>
      </w:r>
      <w:r>
        <w:rPr>
          <w:rFonts w:ascii="Garamond" w:eastAsia="Garamond" w:hAnsi="Garamond" w:cs="Garamond"/>
          <w:color w:val="000000"/>
          <w:shd w:val="clear" w:color="auto" w:fill="FFFFFF"/>
        </w:rPr>
        <w:t>, 14(12), e0227079.</w:t>
      </w:r>
    </w:p>
    <w:p w14:paraId="0E8202E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FAOSTAT, 2015 Food and Agriculture Organization of the United Nations, pp.,</w:t>
      </w:r>
      <w:hyperlink r:id="rId12" w:history="1">
        <w:r>
          <w:rPr>
            <w:rFonts w:ascii="Garamond" w:eastAsia="Garamond" w:hAnsi="Garamond" w:cs="Garamond"/>
            <w:color w:val="000000"/>
            <w:shd w:val="clear" w:color="auto" w:fill="FFFFFF"/>
          </w:rPr>
          <w:t xml:space="preserve"> </w:t>
        </w:r>
      </w:hyperlink>
      <w:hyperlink r:id="rId13" w:history="1">
        <w:r>
          <w:rPr>
            <w:rFonts w:ascii="Garamond" w:eastAsia="Garamond" w:hAnsi="Garamond" w:cs="Garamond"/>
            <w:color w:val="000000"/>
            <w:u w:val="single"/>
            <w:shd w:val="clear" w:color="auto" w:fill="FFFFFF"/>
          </w:rPr>
          <w:t>http://faostat3.fao.org/</w:t>
        </w:r>
      </w:hyperlink>
    </w:p>
    <w:p w14:paraId="2CB6971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Farid, M., Earl, H. J., Pauls, K. P., &amp; Navabi, A. (2017). Response to selection for improved nitrogen fixation in common bean (Phaseolus vulgaris L.). Euphytica, 213(4), 99.</w:t>
      </w:r>
    </w:p>
    <w:p w14:paraId="73CE024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Feldman, M. W., and R. C. Lewontin. 1975. The Heritability Hang-Up. </w:t>
      </w:r>
      <w:r>
        <w:rPr>
          <w:rFonts w:ascii="Garamond" w:eastAsia="Garamond" w:hAnsi="Garamond" w:cs="Garamond"/>
          <w:i/>
          <w:color w:val="000000"/>
          <w:shd w:val="clear" w:color="auto" w:fill="FFFFFF"/>
        </w:rPr>
        <w:t>Science</w:t>
      </w:r>
      <w:r>
        <w:rPr>
          <w:rFonts w:ascii="Garamond" w:eastAsia="Garamond" w:hAnsi="Garamond" w:cs="Garamond"/>
          <w:color w:val="000000"/>
          <w:shd w:val="clear" w:color="auto" w:fill="FFFFFF"/>
        </w:rPr>
        <w:t xml:space="preserve"> 190 (4220): 1163–68.</w:t>
      </w:r>
    </w:p>
    <w:p w14:paraId="413B145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Finlay KW, Wilkinson GN. The analysis of adaptation in a plant-breeding programme. Australian journal of agricultural research. 1963;14(6):742–54.</w:t>
      </w:r>
    </w:p>
    <w:p w14:paraId="1289569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Fischer, R. A. (2015). Definitions and determination of crop yield, yield gaps, and of rates of change. </w:t>
      </w:r>
      <w:r>
        <w:rPr>
          <w:rFonts w:ascii="Garamond" w:eastAsia="Garamond" w:hAnsi="Garamond" w:cs="Garamond"/>
          <w:i/>
          <w:color w:val="000000"/>
          <w:shd w:val="clear" w:color="auto" w:fill="FFFFFF"/>
        </w:rPr>
        <w:t>Field Crops Research</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182</w:t>
      </w:r>
      <w:r>
        <w:rPr>
          <w:rFonts w:ascii="Garamond" w:eastAsia="Garamond" w:hAnsi="Garamond" w:cs="Garamond"/>
          <w:color w:val="000000"/>
          <w:shd w:val="clear" w:color="auto" w:fill="FFFFFF"/>
        </w:rPr>
        <w:t>, 9-18.</w:t>
      </w:r>
    </w:p>
    <w:p w14:paraId="39CC46D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Fox, John, &amp; Weisberg, Sanford. (2019). An {R} Companion to Applied Regression, Third Edition. Thousand Oaks CA: Sage. URL: </w:t>
      </w:r>
      <w:hyperlink r:id="rId14" w:history="1">
        <w:r>
          <w:rPr>
            <w:rFonts w:ascii="Garamond" w:eastAsia="Garamond" w:hAnsi="Garamond" w:cs="Garamond"/>
            <w:color w:val="0000FF"/>
            <w:u w:val="single"/>
            <w:shd w:val="clear" w:color="auto" w:fill="FFFFFF"/>
          </w:rPr>
          <w:t>https://socialsciences.mcmaster.ca/jfox/Books/Companion/</w:t>
        </w:r>
      </w:hyperlink>
    </w:p>
    <w:p w14:paraId="6CC6410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Furrer, R., Nychka, D., Sain, S., &amp; Nychka, M. D. (2009). Package ‘fields’. R Foundation for Statistical Computing, Vienna, Austria. http://www. idg. pl/mirrors/CRAN/web/packages/fields/fields. pdf (last accessed 22 December 2012).</w:t>
      </w:r>
    </w:p>
    <w:p w14:paraId="0CB8A539"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Gepts, P., T. C. Osborn, K. Rashka, and F. A. Bliss. 1986. Phaseolin-Protein Variability in Wild Forms and Landraces of the Common Bean (Phaseolus Vulgaris): Evidence for Multiple Centers of Domestication. </w:t>
      </w:r>
      <w:r>
        <w:rPr>
          <w:rFonts w:ascii="Garamond" w:eastAsia="Garamond" w:hAnsi="Garamond" w:cs="Garamond"/>
          <w:i/>
          <w:color w:val="000000"/>
          <w:shd w:val="clear" w:color="auto" w:fill="FFFFFF"/>
        </w:rPr>
        <w:t>Economic Botany</w:t>
      </w:r>
      <w:r>
        <w:rPr>
          <w:rFonts w:ascii="Garamond" w:eastAsia="Garamond" w:hAnsi="Garamond" w:cs="Garamond"/>
          <w:color w:val="000000"/>
          <w:shd w:val="clear" w:color="auto" w:fill="FFFFFF"/>
        </w:rPr>
        <w:t xml:space="preserve"> 40 (4): 451–68. https://doi.org/10.1007/BF02859659.</w:t>
      </w:r>
    </w:p>
    <w:p w14:paraId="22A737E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Gray, Melissa M., Julie M. Granka, Carlos D. Bustamante, Nathan B. Sutter, Adam R. Boyko, Lan Zhu, Elaine A. Ostrander, and Robert K. Wayne. 2009. Linkage Disequilibrium and Demographic History of Wild and Domestic Canids. Genetics 181 (4): 1493–1505. https://doi.org/10.1534/genetics.108.098830.</w:t>
      </w:r>
    </w:p>
    <w:p w14:paraId="041760C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Hoffmann, Ary A., and Miriam J. Hercus. 2000. Environmental Stress as an Evolutionary Force. </w:t>
      </w:r>
      <w:r>
        <w:rPr>
          <w:rFonts w:ascii="Garamond" w:eastAsia="Garamond" w:hAnsi="Garamond" w:cs="Garamond"/>
          <w:i/>
          <w:color w:val="000000"/>
          <w:shd w:val="clear" w:color="auto" w:fill="FFFFFF"/>
        </w:rPr>
        <w:t>BioScience</w:t>
      </w:r>
      <w:r>
        <w:rPr>
          <w:rFonts w:ascii="Garamond" w:eastAsia="Garamond" w:hAnsi="Garamond" w:cs="Garamond"/>
          <w:color w:val="000000"/>
          <w:shd w:val="clear" w:color="auto" w:fill="FFFFFF"/>
        </w:rPr>
        <w:t xml:space="preserve"> 50 (3): 217–26. https://doi.org/10.1641/0006-3568(2000)050[0217:ESAAEF]2.3.CO;2.</w:t>
      </w:r>
    </w:p>
    <w:p w14:paraId="0FE74719"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Hoffmann, Ary A., and Juha Merilä. 1999. Heritable Variation and Evolution under Favourable and Unfavourable Conditions. </w:t>
      </w:r>
      <w:r>
        <w:rPr>
          <w:rFonts w:ascii="Garamond" w:eastAsia="Garamond" w:hAnsi="Garamond" w:cs="Garamond"/>
          <w:i/>
          <w:color w:val="000000"/>
          <w:shd w:val="clear" w:color="auto" w:fill="FFFFFF"/>
        </w:rPr>
        <w:t>Trends in Ecology &amp; Evolution</w:t>
      </w:r>
      <w:r>
        <w:rPr>
          <w:rFonts w:ascii="Garamond" w:eastAsia="Garamond" w:hAnsi="Garamond" w:cs="Garamond"/>
          <w:color w:val="000000"/>
          <w:shd w:val="clear" w:color="auto" w:fill="FFFFFF"/>
        </w:rPr>
        <w:t xml:space="preserve"> 14 (3): 96–101. https://doi.org/10.1016/S0169-5347(99)01595-5.</w:t>
      </w:r>
    </w:p>
    <w:p w14:paraId="369F370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Hurtado-Gonzales, O. P., Valentini, G., Gilio, T. A., Martins, A. M., Song, Q., &amp; Pastor-Corrales, M. A. (2017). Fine mapping of Ur-3, a historically important rust resistance locus in common bean. G3: Genes, Genomes, Genetics, 7(2), 557-569.</w:t>
      </w:r>
    </w:p>
    <w:p w14:paraId="150F53E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Kaplan, L. 1965. Archeology and domestication in American Phaseolus (beans). Econ. Bot 19(4):358-368. doi:10.1007/BF02904806</w:t>
      </w:r>
    </w:p>
    <w:p w14:paraId="081178A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Kelly, J. D., 2001 Remaking bean plant architecture for efficient production, pp. 109-143 in </w:t>
      </w:r>
      <w:r>
        <w:rPr>
          <w:rFonts w:ascii="Garamond" w:eastAsia="Garamond" w:hAnsi="Garamond" w:cs="Garamond"/>
          <w:i/>
          <w:color w:val="000000"/>
          <w:shd w:val="clear" w:color="auto" w:fill="FFFFFF"/>
        </w:rPr>
        <w:t>Advances in Agronomy</w:t>
      </w:r>
      <w:r>
        <w:rPr>
          <w:rFonts w:ascii="Garamond" w:eastAsia="Garamond" w:hAnsi="Garamond" w:cs="Garamond"/>
          <w:color w:val="000000"/>
          <w:shd w:val="clear" w:color="auto" w:fill="FFFFFF"/>
        </w:rPr>
        <w:t>. Academic Press.</w:t>
      </w:r>
    </w:p>
    <w:p w14:paraId="214EE5C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Kraft, K. H., Brown, C. H., Nabhan, G. P., Luedeling, E., Ruiz, J. D. J. L., d’Eeckenbrugge, G. C., et al.. (2014). Multiple lines of evidence for the origin of domesticated chili pepper, Capsicum annuum, in Mexico. Proceedings of the National Academy of Sciences, 111(17), 6165-6170.</w:t>
      </w:r>
    </w:p>
    <w:p w14:paraId="6AD0E857"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Levins R. 1962. Theory of fitness in a heterogeneous environment. I. The fitness set and adaptive function. The American Naturalist 96 (891): 361–73.</w:t>
      </w:r>
    </w:p>
    <w:p w14:paraId="6B6E3987"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Lin, Tao, Guangtao Zhu, Junhong Zhang, Xiangyang Xu, Qinghui Yu, Zheng Zheng, Zhonghua Zhang, et al. 2014. Genomic Analyses Provide Insights into the History of Tomato Breeding. Nature Genetics 46 (11): 1220–26. https://doi.org/10.1038/ng.3117.</w:t>
      </w:r>
    </w:p>
    <w:p w14:paraId="7EA1EDD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MacQueen, A. H., White, J. W., Lee, R., Osorno, J. M., Schmutz, J., Miklas, P. N., et al.  (2020). Genetic Associations in Four Decades of Multienvironment Trials Reveal Agronomic Trait Evolution in Common Bean. </w:t>
      </w:r>
      <w:r>
        <w:rPr>
          <w:rFonts w:ascii="Garamond" w:eastAsia="Garamond" w:hAnsi="Garamond" w:cs="Garamond"/>
          <w:i/>
          <w:color w:val="000000"/>
          <w:shd w:val="clear" w:color="auto" w:fill="FFFFFF"/>
        </w:rPr>
        <w:t>Genetics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215</w:t>
      </w:r>
      <w:r>
        <w:rPr>
          <w:rFonts w:ascii="Garamond" w:eastAsia="Garamond" w:hAnsi="Garamond" w:cs="Garamond"/>
          <w:color w:val="000000"/>
          <w:shd w:val="clear" w:color="auto" w:fill="FFFFFF"/>
        </w:rPr>
        <w:t>(1), 267-284.</w:t>
      </w:r>
    </w:p>
    <w:p w14:paraId="252E76C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Mamidi, S., M. Rossi, D. Annam, S. Moghaddam, R. Lee et al., 2011 Investigation of the domestication of common bean (Phaseolus vulgaris) using multilocus sequence data. Funct. Plant Biol. 38: 953. </w:t>
      </w:r>
      <w:hyperlink r:id="rId15" w:history="1">
        <w:r>
          <w:rPr>
            <w:rFonts w:ascii="Garamond" w:eastAsia="Garamond" w:hAnsi="Garamond" w:cs="Garamond"/>
            <w:color w:val="000000"/>
            <w:u w:val="single"/>
            <w:shd w:val="clear" w:color="auto" w:fill="FFFFFF"/>
          </w:rPr>
          <w:t>https://doi.org/10.1071/FP11124</w:t>
        </w:r>
      </w:hyperlink>
    </w:p>
    <w:p w14:paraId="028F54C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Miller, Allison J., and Briana L. Gross. 2011. From Forest to Field: Perennial Fruit Crop Domestication. American Journal of Botany 98 (9): 1389–1414.</w:t>
      </w:r>
    </w:p>
    <w:p w14:paraId="4FB4681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Moyers, Brook T, Peter L Morrell, and John K McKay. 2018. Genetic Costs of Domestication and Improvement. Journal of Heredity 109 (2): 103–16. https://doi.org/10.1093/jhered/esx069.</w:t>
      </w:r>
    </w:p>
    <w:p w14:paraId="570A996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Myers, J., 1988 The Cooperative Dry Bean Nursery. Reports of the Bean Improvement Cooperative: 209–210.</w:t>
      </w:r>
    </w:p>
    <w:p w14:paraId="4CAC84E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Oksanen, J., Blanchet, F. G., Kindt, R., Legendre, P., Minchin, P. R., O’hara, R. B., et al.  (2013). Community ecology package. R package version, 2(0).</w:t>
      </w:r>
    </w:p>
    <w:p w14:paraId="11733C0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rPr>
        <w:t>Ortiz, R., Trethowan, R., Ferrara, G. O., Iwanaga, M., Dodds, J. H., Crouch, J. H., et al. (2007). High yield potential, shuttle breeding, genetic diversity, and a new international wheat improvement strategy. Euphytica, 157(3), 365-384.</w:t>
      </w:r>
    </w:p>
    <w:p w14:paraId="0CD2B58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Papa, R., &amp; Gepts, P. (2003). Asymmetry of gene flow and differential geographical structure of molecular diversity in wild and domesticated common bean (Phaseolus vulgaris L.) from Mesoamerica. Theoretical and Applied Genetics, 106(2), 239-250.</w:t>
      </w:r>
    </w:p>
    <w:p w14:paraId="0A8AE5D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Papa, R., Bellucci, E., Rossi, M., Leonardi, S., Rau, D., Gepts, P., et al. (2007). Tagging the signatures of domestication in common bean (Phaseolus vulgaris) by means of pooled DNA samples. Annals of Botany, 100(5), 1039-1051.</w:t>
      </w:r>
    </w:p>
    <w:p w14:paraId="0DA0553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Parker, T. A., Berny Mier y Teran, J. C., Palkovic, A., Jernstedt, J.,  Gepts, P. (2020). Pod indehiscence is a domestication and aridity resilience trait in common bean. New Phytologist, 225(1), 558-570.</w:t>
      </w:r>
    </w:p>
    <w:p w14:paraId="5AF27007"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 Core Team (2020). R: A language and environment for statistical computing. R Foundation for Statistical Computing, Vienna, Austria. URL https://www.R-project.org/.</w:t>
      </w:r>
    </w:p>
    <w:p w14:paraId="21C0B435"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Ramirez</w:t>
      </w:r>
      <w:r>
        <w:rPr>
          <w:rFonts w:ascii="Times New Roman" w:eastAsia="Times New Roman" w:hAnsi="Times New Roman" w:cs="Times New Roman"/>
          <w:color w:val="000000"/>
          <w:shd w:val="clear" w:color="auto" w:fill="FFFFFF"/>
        </w:rPr>
        <w:t>‐</w:t>
      </w:r>
      <w:r>
        <w:rPr>
          <w:rFonts w:ascii="Garamond" w:eastAsia="Garamond" w:hAnsi="Garamond" w:cs="Garamond"/>
          <w:color w:val="000000"/>
          <w:shd w:val="clear" w:color="auto" w:fill="FFFFFF"/>
        </w:rPr>
        <w:t xml:space="preserve">Villegas, J., Khoury, C. K., Achicanoy, H. A., Mendez, A. C., Diaz, M. V., Sosa, C. C., et al. (2020). A gap analysis modelling framework to prioritize collecting for ex situ conservation of crop landraces. </w:t>
      </w:r>
      <w:r>
        <w:rPr>
          <w:rFonts w:ascii="Garamond" w:eastAsia="Garamond" w:hAnsi="Garamond" w:cs="Garamond"/>
          <w:i/>
          <w:color w:val="000000"/>
          <w:shd w:val="clear" w:color="auto" w:fill="FFFFFF"/>
        </w:rPr>
        <w:t>Diversity and Distributions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26</w:t>
      </w:r>
      <w:r>
        <w:rPr>
          <w:rFonts w:ascii="Garamond" w:eastAsia="Garamond" w:hAnsi="Garamond" w:cs="Garamond"/>
          <w:color w:val="000000"/>
          <w:shd w:val="clear" w:color="auto" w:fill="FFFFFF"/>
        </w:rPr>
        <w:t>(6), 730-742.</w:t>
      </w:r>
    </w:p>
    <w:p w14:paraId="78CE0BC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Resende, R. T., Piepho, H. P., Rosa, G. J., Silva-Junior, O. B., e Silva, F. F., de Resende, M. D. V., &amp; Grattapaglia, D. (2020). Enviromics in breeding: applications and perspectives on envirotypic-assisted selection. Theoretical and Applied Genetics, 1-18.</w:t>
      </w:r>
    </w:p>
    <w:p w14:paraId="13A79A4E"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Rodriguez M, Rau D, Angioi SA, Bellucci E, Bitocchi E, Nanni L, Knupffer H, Negri V, Papa R, Attene G. 2013. European Phaseolus coccineus L. Landraces: population structure and adaptation, as revealed by cpSSRs and phenotypic analyses. PLoS ONE 8: e57337.</w:t>
      </w:r>
    </w:p>
    <w:p w14:paraId="1FD76C4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Roger S. Bivand, Edzer Pebesma, Virgilio Gomez-Rubio, 2013. Applied spatial data analysis with R, Second edition. Springer, NY.</w:t>
      </w:r>
    </w:p>
    <w:p w14:paraId="2662377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Schmutz, Jeremy, Phillip E. McClean, Sujan Mamidi, G. Albert Wu, Steven B. Cannon, Jane Grimwood, Jerry Jenkins, et al. 2014. A Reference Genome for Common Bean and Genome-Wide Analysis of Dual Domestications. </w:t>
      </w:r>
      <w:r>
        <w:rPr>
          <w:rFonts w:ascii="Garamond" w:eastAsia="Garamond" w:hAnsi="Garamond" w:cs="Garamond"/>
          <w:i/>
          <w:color w:val="000000"/>
          <w:shd w:val="clear" w:color="auto" w:fill="FFFFFF"/>
        </w:rPr>
        <w:t>Nature Genetics</w:t>
      </w:r>
      <w:r>
        <w:rPr>
          <w:rFonts w:ascii="Garamond" w:eastAsia="Garamond" w:hAnsi="Garamond" w:cs="Garamond"/>
          <w:color w:val="000000"/>
          <w:shd w:val="clear" w:color="auto" w:fill="FFFFFF"/>
        </w:rPr>
        <w:t xml:space="preserve"> 46 (7): 707–13. https://doi.org/10.1038/ng.3008.</w:t>
      </w:r>
    </w:p>
    <w:p w14:paraId="20F59463"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Singh, S. 1989 Patterns of Variation in Cultivated Common Bean (</w:t>
      </w:r>
      <w:r>
        <w:rPr>
          <w:rFonts w:ascii="Garamond" w:eastAsia="Garamond" w:hAnsi="Garamond" w:cs="Garamond"/>
          <w:i/>
          <w:color w:val="000000"/>
          <w:shd w:val="clear" w:color="auto" w:fill="FFFFFF"/>
        </w:rPr>
        <w:t>Phaseolus vulgaris</w:t>
      </w:r>
      <w:r>
        <w:rPr>
          <w:rFonts w:ascii="Garamond" w:eastAsia="Garamond" w:hAnsi="Garamond" w:cs="Garamond"/>
          <w:color w:val="000000"/>
          <w:shd w:val="clear" w:color="auto" w:fill="FFFFFF"/>
        </w:rPr>
        <w:t>, Fabaceae). Economic Botany 43(1):39-57.</w:t>
      </w:r>
    </w:p>
    <w:p w14:paraId="084A657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Gepts, P., &amp; Debouck, D. (1991). Races of common bean (Phaseolus vulgaris, Fabaceae). Economic Botany, 45, 379–396. </w:t>
      </w:r>
      <w:hyperlink r:id="rId16" w:history="1">
        <w:r>
          <w:rPr>
            <w:rFonts w:ascii="Garamond" w:eastAsia="Garamond" w:hAnsi="Garamond" w:cs="Garamond"/>
            <w:color w:val="000000"/>
            <w:u w:val="single"/>
            <w:shd w:val="clear" w:color="auto" w:fill="FFFFFF"/>
          </w:rPr>
          <w:t>https://doi.org/10.1007/BF02887079</w:t>
        </w:r>
      </w:hyperlink>
    </w:p>
    <w:p w14:paraId="2924703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2000 50 years of the Cooperative Dry Bean Nursery. Reports of the Bean Improvement Cooperative: 110–111. </w:t>
      </w:r>
      <w:hyperlink r:id="rId17" w:history="1">
        <w:r>
          <w:rPr>
            <w:rFonts w:ascii="Garamond" w:eastAsia="Garamond" w:hAnsi="Garamond" w:cs="Garamond"/>
            <w:color w:val="000000"/>
            <w:u w:val="single"/>
            <w:shd w:val="clear" w:color="auto" w:fill="FFFFFF"/>
          </w:rPr>
          <w:t>https://nph.onlinelibrary.wiley.com/doi/full/10.1111/nph.13713</w:t>
        </w:r>
      </w:hyperlink>
    </w:p>
    <w:p w14:paraId="75F18E7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Soltani, A., M. Bello, E. Mndolwa, S. Schroder, S. M. Moghaddam</w:t>
      </w:r>
      <w:r>
        <w:rPr>
          <w:rFonts w:ascii="Garamond" w:eastAsia="Garamond" w:hAnsi="Garamond" w:cs="Garamond"/>
          <w:i/>
          <w:color w:val="000000"/>
          <w:shd w:val="clear" w:color="auto" w:fill="FFFFFF"/>
        </w:rPr>
        <w:t xml:space="preserve"> et al.</w:t>
      </w:r>
      <w:r>
        <w:rPr>
          <w:rFonts w:ascii="Garamond" w:eastAsia="Garamond" w:hAnsi="Garamond" w:cs="Garamond"/>
          <w:color w:val="000000"/>
          <w:shd w:val="clear" w:color="auto" w:fill="FFFFFF"/>
        </w:rPr>
        <w:t>, 2016 Targeted Analysis of Dry Bean Growth Habit: Interrelationship among Architectural, Phenological, and Yield Components. Crop Science 56: 3005.</w:t>
      </w:r>
    </w:p>
    <w:p w14:paraId="4EF497E5"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Trucchi E, Benazzo A, Lari M, Iob A, Vai S, Nanni L, Belucci E, Bitocchi E, Raffini F, Xu C et al. 2021. Ancient genomes reveal early Andean farmers selected common beans while preserving diversity. Nature Plants 7: 123–128.</w:t>
      </w:r>
    </w:p>
    <w:p w14:paraId="18740C7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Vandemark, G. J., Brick, M. A., Osorno, J. M., Kelly, J. D., &amp; Urrea, C. A. (2014). Edible grain legumes. Yield gains in major US field crops, 33, 87-123.</w:t>
      </w:r>
    </w:p>
    <w:p w14:paraId="370F6775"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Voss-Fels, K. P., Stahl, A., Wittkop, B., Lichthardt, C., Nagler, S., Rose, T., et el.  (2019). Breeding improves wheat productivity under contrasting agrochemical input levels. </w:t>
      </w:r>
      <w:r>
        <w:rPr>
          <w:rFonts w:ascii="Garamond" w:eastAsia="Garamond" w:hAnsi="Garamond" w:cs="Garamond"/>
          <w:i/>
          <w:color w:val="000000"/>
          <w:shd w:val="clear" w:color="auto" w:fill="FFFFFF"/>
        </w:rPr>
        <w:t>Nature plants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5</w:t>
      </w:r>
      <w:r>
        <w:rPr>
          <w:rFonts w:ascii="Garamond" w:eastAsia="Garamond" w:hAnsi="Garamond" w:cs="Garamond"/>
          <w:color w:val="000000"/>
          <w:shd w:val="clear" w:color="auto" w:fill="FFFFFF"/>
        </w:rPr>
        <w:t>(7), 706-714.</w:t>
      </w:r>
    </w:p>
    <w:p w14:paraId="6500C3C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Wickham, H., Chang, W., Henry, L., Pedersen, T. L., Takahashi, K., Wilke, C., et al. (2016). Springer-Verlag. New York.</w:t>
      </w:r>
    </w:p>
    <w:p w14:paraId="69628B31" w14:textId="77777777" w:rsidR="00AF7B85" w:rsidRDefault="000E71B2">
      <w:pPr>
        <w:pStyle w:val="Standard"/>
        <w:keepLines/>
        <w:widowControl/>
        <w:numPr>
          <w:ilvl w:val="0"/>
          <w:numId w:val="2"/>
        </w:numPr>
        <w:spacing w:after="240" w:line="240" w:lineRule="auto"/>
        <w:ind w:left="360"/>
      </w:pPr>
      <w:bookmarkStart w:id="106" w:name="_lnxbz9"/>
      <w:bookmarkEnd w:id="106"/>
      <w:r>
        <w:rPr>
          <w:rFonts w:ascii="Garamond" w:eastAsia="Garamond" w:hAnsi="Garamond" w:cs="Garamond"/>
          <w:color w:val="000000"/>
          <w:shd w:val="clear" w:color="auto" w:fill="FFFFFF"/>
        </w:rPr>
        <w:t xml:space="preserve">Wilson, A. J., J. M. Pemberton, J. G. Pilkington, D. W. Coltman, D. V. Mifsud, T. H. Clutton-Brock, and L. E. B. Kruuk. 2006. Environmental Coupling of Selection and Heritability Limits Evolution. PLOS Biology 4 (7): e216. </w:t>
      </w:r>
      <w:hyperlink r:id="rId18" w:history="1">
        <w:r>
          <w:rPr>
            <w:rFonts w:ascii="Garamond" w:eastAsia="Garamond" w:hAnsi="Garamond" w:cs="Garamond"/>
            <w:color w:val="0000FF"/>
            <w:u w:val="single"/>
            <w:shd w:val="clear" w:color="auto" w:fill="FFFFFF"/>
          </w:rPr>
          <w:t>https://doi.org/10.1371/journal.pbio.0040216</w:t>
        </w:r>
      </w:hyperlink>
      <w:r>
        <w:rPr>
          <w:rFonts w:ascii="Garamond" w:eastAsia="Garamond" w:hAnsi="Garamond" w:cs="Garamond"/>
          <w:color w:val="000000"/>
          <w:shd w:val="clear" w:color="auto" w:fill="FFFFFF"/>
        </w:rPr>
        <w:t>.</w:t>
      </w:r>
    </w:p>
    <w:p w14:paraId="0482CCF7" w14:textId="77777777" w:rsidR="00AF7B85" w:rsidRDefault="000E71B2">
      <w:pPr>
        <w:pStyle w:val="Heading1"/>
        <w:numPr>
          <w:ilvl w:val="0"/>
          <w:numId w:val="6"/>
        </w:numPr>
        <w:ind w:left="360"/>
      </w:pPr>
      <w:bookmarkStart w:id="107" w:name="_35nkun2"/>
      <w:bookmarkEnd w:id="107"/>
      <w:r>
        <w:lastRenderedPageBreak/>
        <w:t>SUPPLEMENT</w:t>
      </w:r>
    </w:p>
    <w:p w14:paraId="28FDE45E" w14:textId="77777777" w:rsidR="00AF7B85" w:rsidRDefault="000E71B2">
      <w:pPr>
        <w:pStyle w:val="Standard"/>
        <w:keepNext/>
        <w:keepLines/>
        <w:widowControl/>
        <w:spacing w:after="0" w:line="240" w:lineRule="auto"/>
        <w:jc w:val="center"/>
      </w:pPr>
      <w:bookmarkStart w:id="108" w:name="_1ksv4uv"/>
      <w:bookmarkEnd w:id="108"/>
      <w:r>
        <w:rPr>
          <w:noProof/>
        </w:rPr>
        <w:drawing>
          <wp:inline distT="0" distB="0" distL="0" distR="0" wp14:anchorId="482E3401" wp14:editId="2F8DEC25">
            <wp:extent cx="5943600" cy="45720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43600" cy="4572000"/>
                    </a:xfrm>
                    <a:prstGeom prst="rect">
                      <a:avLst/>
                    </a:prstGeom>
                    <a:noFill/>
                    <a:ln>
                      <a:noFill/>
                      <a:prstDash/>
                    </a:ln>
                  </pic:spPr>
                </pic:pic>
              </a:graphicData>
            </a:graphic>
          </wp:inline>
        </w:drawing>
      </w:r>
    </w:p>
    <w:p w14:paraId="47FC0427" w14:textId="254E52EB" w:rsidR="000213FE" w:rsidRDefault="000E71B2" w:rsidP="000213FE">
      <w:pPr>
        <w:pStyle w:val="Standard"/>
        <w:keepNext/>
        <w:keepLines/>
        <w:widowControl/>
        <w:spacing w:after="240" w:line="240" w:lineRule="auto"/>
      </w:pPr>
      <w:bookmarkStart w:id="109" w:name="_44sinio"/>
      <w:bookmarkEnd w:id="109"/>
      <w:r>
        <w:rPr>
          <w:rFonts w:ascii="Garamond" w:eastAsia="Garamond" w:hAnsi="Garamond" w:cs="Garamond"/>
          <w:b/>
          <w:color w:val="000000"/>
        </w:rPr>
        <w:t>Figure S1</w:t>
      </w:r>
      <w:r>
        <w:rPr>
          <w:rFonts w:ascii="Garamond" w:eastAsia="Garamond" w:hAnsi="Garamond" w:cs="Garamond"/>
          <w:color w:val="000000"/>
        </w:rPr>
        <w:t>: Summary of kinship among varieties within race. A) ordination of varieties along principal component axes 1 and 2. B) Scree plot of variance explained by successive principal axes.</w:t>
      </w:r>
      <w:bookmarkStart w:id="110" w:name="_2jxsxqh"/>
      <w:bookmarkEnd w:id="110"/>
      <w:r w:rsidR="000213FE">
        <w:br w:type="page"/>
      </w:r>
    </w:p>
    <w:p w14:paraId="2C953B73" w14:textId="78469CD8" w:rsidR="00AF7B85" w:rsidRDefault="000E71B2">
      <w:pPr>
        <w:pStyle w:val="Standard"/>
        <w:keepNext/>
        <w:keepLines/>
        <w:widowControl/>
        <w:spacing w:after="0" w:line="240" w:lineRule="auto"/>
        <w:jc w:val="center"/>
      </w:pPr>
      <w:r>
        <w:rPr>
          <w:noProof/>
        </w:rPr>
        <w:lastRenderedPageBreak/>
        <w:drawing>
          <wp:inline distT="0" distB="0" distL="0" distR="0" wp14:anchorId="72A922DA" wp14:editId="5DAAF61C">
            <wp:extent cx="5943600" cy="167655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3600" cy="1676552"/>
                    </a:xfrm>
                    <a:prstGeom prst="rect">
                      <a:avLst/>
                    </a:prstGeom>
                    <a:noFill/>
                    <a:ln>
                      <a:noFill/>
                      <a:prstDash/>
                    </a:ln>
                  </pic:spPr>
                </pic:pic>
              </a:graphicData>
            </a:graphic>
          </wp:inline>
        </w:drawing>
      </w:r>
    </w:p>
    <w:p w14:paraId="58C5BC24" w14:textId="77777777" w:rsidR="000213FE" w:rsidRDefault="000E71B2" w:rsidP="000213FE">
      <w:pPr>
        <w:pStyle w:val="Standard"/>
        <w:keepNext/>
        <w:keepLines/>
        <w:widowControl/>
        <w:spacing w:after="240" w:line="240" w:lineRule="auto"/>
        <w:rPr>
          <w:rFonts w:ascii="Garamond" w:eastAsia="Garamond" w:hAnsi="Garamond" w:cs="Garamond"/>
          <w:color w:val="000000"/>
        </w:rPr>
      </w:pPr>
      <w:bookmarkStart w:id="111" w:name="_z337ya"/>
      <w:bookmarkEnd w:id="111"/>
      <w:r>
        <w:rPr>
          <w:rFonts w:ascii="Garamond" w:eastAsia="Garamond" w:hAnsi="Garamond" w:cs="Garamond"/>
          <w:b/>
          <w:color w:val="000000"/>
        </w:rPr>
        <w:t xml:space="preserve">Figure S2. </w:t>
      </w:r>
      <w:r>
        <w:rPr>
          <w:rFonts w:ascii="Garamond" w:eastAsia="Garamond" w:hAnsi="Garamond" w:cs="Garamond"/>
          <w:color w:val="000000"/>
        </w:rPr>
        <w:t>Ordinary kriging of yield heritability for each 5-year sliding window (1981-2013) centered on the third year of the window.</w:t>
      </w:r>
    </w:p>
    <w:p w14:paraId="182575A7" w14:textId="77777777" w:rsidR="000213FE" w:rsidRDefault="000213FE" w:rsidP="000213FE">
      <w:pPr>
        <w:pStyle w:val="Standard"/>
        <w:keepNext/>
        <w:keepLines/>
        <w:widowControl/>
        <w:spacing w:after="240" w:line="240" w:lineRule="auto"/>
        <w:rPr>
          <w:rFonts w:ascii="Garamond" w:eastAsia="Garamond" w:hAnsi="Garamond" w:cs="Garamond"/>
          <w:color w:val="000000"/>
        </w:rPr>
      </w:pPr>
    </w:p>
    <w:p w14:paraId="1E88B778" w14:textId="34CF84C6" w:rsidR="00AF7B85" w:rsidRDefault="000E71B2" w:rsidP="000213FE">
      <w:pPr>
        <w:pStyle w:val="Standard"/>
        <w:keepNext/>
        <w:keepLines/>
        <w:widowControl/>
        <w:spacing w:after="240" w:line="240" w:lineRule="auto"/>
      </w:pPr>
      <w:r>
        <w:rPr>
          <w:noProof/>
        </w:rPr>
        <w:drawing>
          <wp:inline distT="0" distB="0" distL="0" distR="0" wp14:anchorId="02B08630" wp14:editId="49189623">
            <wp:extent cx="4114800" cy="45720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114800" cy="4572000"/>
                    </a:xfrm>
                    <a:prstGeom prst="rect">
                      <a:avLst/>
                    </a:prstGeom>
                    <a:noFill/>
                    <a:ln>
                      <a:noFill/>
                      <a:prstDash/>
                    </a:ln>
                  </pic:spPr>
                </pic:pic>
              </a:graphicData>
            </a:graphic>
          </wp:inline>
        </w:drawing>
      </w:r>
    </w:p>
    <w:p w14:paraId="7DF342A4" w14:textId="77777777" w:rsidR="00AF7B85" w:rsidRDefault="000E71B2">
      <w:pPr>
        <w:pStyle w:val="Standard"/>
        <w:keepNext/>
        <w:keepLines/>
        <w:widowControl/>
        <w:spacing w:after="240" w:line="240" w:lineRule="auto"/>
      </w:pPr>
      <w:bookmarkStart w:id="112" w:name="_3j2qqm3"/>
      <w:bookmarkEnd w:id="112"/>
      <w:r>
        <w:rPr>
          <w:rFonts w:ascii="Garamond" w:eastAsia="Garamond" w:hAnsi="Garamond" w:cs="Garamond"/>
          <w:b/>
          <w:color w:val="000000"/>
        </w:rPr>
        <w:t>Figure S3</w:t>
      </w:r>
      <w:r>
        <w:rPr>
          <w:rFonts w:ascii="Garamond" w:eastAsia="Garamond" w:hAnsi="Garamond" w:cs="Garamond"/>
          <w:color w:val="000000"/>
        </w:rPr>
        <w:t>: a) relationship between standard deviation in heritability at each site, and the number of trials at that site; b) relationship between mean and standard deviation in heritability at each site; c) relationship between mean yield and mean heritability at each site. n.s. – not significant at p &lt; 0.10.</w:t>
      </w:r>
    </w:p>
    <w:p w14:paraId="78509BCA" w14:textId="77777777" w:rsidR="00AF7B85" w:rsidRDefault="000E71B2">
      <w:pPr>
        <w:pStyle w:val="Standard"/>
        <w:keepNext/>
        <w:keepLines/>
        <w:pageBreakBefore/>
        <w:widowControl/>
        <w:spacing w:after="240" w:line="240" w:lineRule="auto"/>
      </w:pPr>
      <w:r>
        <w:rPr>
          <w:noProof/>
        </w:rPr>
        <w:lastRenderedPageBreak/>
        <w:drawing>
          <wp:inline distT="0" distB="0" distL="0" distR="0" wp14:anchorId="4F44871F" wp14:editId="130088E8">
            <wp:extent cx="5943600" cy="22860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943600" cy="2286000"/>
                    </a:xfrm>
                    <a:prstGeom prst="rect">
                      <a:avLst/>
                    </a:prstGeom>
                    <a:noFill/>
                    <a:ln>
                      <a:noFill/>
                      <a:prstDash/>
                    </a:ln>
                  </pic:spPr>
                </pic:pic>
              </a:graphicData>
            </a:graphic>
          </wp:inline>
        </w:drawing>
      </w:r>
    </w:p>
    <w:p w14:paraId="47758B4B" w14:textId="2E177CB3" w:rsidR="00AF7B85" w:rsidRDefault="000E71B2">
      <w:pPr>
        <w:pStyle w:val="Standard"/>
        <w:keepNext/>
        <w:keepLines/>
        <w:widowControl/>
        <w:spacing w:after="240" w:line="240" w:lineRule="auto"/>
        <w:rPr>
          <w:ins w:id="113" w:author="Ewing, Patrick - ARS" w:date="2021-09-13T12:48:00Z"/>
          <w:rFonts w:ascii="Garamond" w:eastAsia="Garamond" w:hAnsi="Garamond" w:cs="Garamond"/>
          <w:color w:val="000000"/>
        </w:rPr>
      </w:pPr>
      <w:bookmarkStart w:id="114" w:name="_1y810tw"/>
      <w:bookmarkEnd w:id="114"/>
      <w:r>
        <w:rPr>
          <w:rFonts w:ascii="Garamond" w:eastAsia="Garamond" w:hAnsi="Garamond" w:cs="Garamond"/>
          <w:b/>
          <w:color w:val="000000"/>
        </w:rPr>
        <w:t>Figure S4</w:t>
      </w:r>
      <w:r>
        <w:rPr>
          <w:rFonts w:ascii="Garamond" w:eastAsia="Garamond" w:hAnsi="Garamond" w:cs="Garamond"/>
          <w:color w:val="000000"/>
        </w:rPr>
        <w:t>. High heritability and high HFA location combinations by bean race. Abbreviations correspond to CDBN standard abbreviations.</w:t>
      </w:r>
    </w:p>
    <w:tbl>
      <w:tblPr>
        <w:tblStyle w:val="TableGrid"/>
        <w:tblW w:w="0" w:type="auto"/>
        <w:tblLook w:val="04A0" w:firstRow="1" w:lastRow="0" w:firstColumn="1" w:lastColumn="0" w:noHBand="0" w:noVBand="1"/>
      </w:tblPr>
      <w:tblGrid>
        <w:gridCol w:w="1075"/>
        <w:gridCol w:w="8275"/>
        <w:tblGridChange w:id="115">
          <w:tblGrid>
            <w:gridCol w:w="4675"/>
            <w:gridCol w:w="4675"/>
          </w:tblGrid>
        </w:tblGridChange>
      </w:tblGrid>
      <w:tr w:rsidR="00B468F3" w14:paraId="1AF329C6" w14:textId="77777777" w:rsidTr="00244AC7">
        <w:trPr>
          <w:ins w:id="116" w:author="Ewing, Patrick - ARS" w:date="2021-09-13T12:49:00Z"/>
        </w:trPr>
        <w:tc>
          <w:tcPr>
            <w:tcW w:w="9350" w:type="dxa"/>
            <w:gridSpan w:val="2"/>
          </w:tcPr>
          <w:p w14:paraId="1934D59A" w14:textId="2B1EA7A2" w:rsidR="00B468F3" w:rsidRPr="00B468F3" w:rsidRDefault="00B468F3">
            <w:pPr>
              <w:pStyle w:val="Standard"/>
              <w:keepNext/>
              <w:keepLines/>
              <w:widowControl/>
              <w:shd w:val="clear" w:color="auto" w:fill="auto"/>
              <w:spacing w:after="240" w:line="240" w:lineRule="auto"/>
              <w:rPr>
                <w:ins w:id="117" w:author="Ewing, Patrick - ARS" w:date="2021-09-13T12:49:00Z"/>
                <w:b/>
                <w:bCs/>
                <w:rPrChange w:id="118" w:author="Ewing, Patrick - ARS" w:date="2021-09-13T12:51:00Z">
                  <w:rPr>
                    <w:ins w:id="119" w:author="Ewing, Patrick - ARS" w:date="2021-09-13T12:49:00Z"/>
                  </w:rPr>
                </w:rPrChange>
              </w:rPr>
            </w:pPr>
            <w:ins w:id="120" w:author="Ewing, Patrick - ARS" w:date="2021-09-13T12:49:00Z">
              <w:r w:rsidRPr="00B468F3">
                <w:rPr>
                  <w:b/>
                  <w:bCs/>
                  <w:rPrChange w:id="121" w:author="Ewing, Patrick - ARS" w:date="2021-09-13T12:51:00Z">
                    <w:rPr/>
                  </w:rPrChange>
                </w:rPr>
                <w:t>Table S1</w:t>
              </w:r>
            </w:ins>
          </w:p>
        </w:tc>
      </w:tr>
      <w:tr w:rsidR="00B468F3" w14:paraId="70E3096E" w14:textId="77777777" w:rsidTr="00244AC7">
        <w:trPr>
          <w:ins w:id="122" w:author="Ewing, Patrick - ARS" w:date="2021-09-13T12:49:00Z"/>
        </w:trPr>
        <w:tc>
          <w:tcPr>
            <w:tcW w:w="9350" w:type="dxa"/>
            <w:gridSpan w:val="2"/>
          </w:tcPr>
          <w:p w14:paraId="091E77B5" w14:textId="381E516F" w:rsidR="00B468F3" w:rsidRDefault="00B468F3">
            <w:pPr>
              <w:pStyle w:val="Standard"/>
              <w:keepNext/>
              <w:keepLines/>
              <w:widowControl/>
              <w:shd w:val="clear" w:color="auto" w:fill="auto"/>
              <w:spacing w:after="240" w:line="240" w:lineRule="auto"/>
              <w:rPr>
                <w:ins w:id="123" w:author="Ewing, Patrick - ARS" w:date="2021-09-13T12:49:00Z"/>
              </w:rPr>
            </w:pPr>
            <w:ins w:id="124" w:author="Ewing, Patrick - ARS" w:date="2021-09-13T12:51:00Z">
              <w:r>
                <w:t>Terms of models</w:t>
              </w:r>
            </w:ins>
            <w:ins w:id="125" w:author="Ewing, Patrick - ARS" w:date="2021-09-13T12:49:00Z">
              <w:r>
                <w:t xml:space="preserve"> </w:t>
              </w:r>
            </w:ins>
            <w:ins w:id="126" w:author="Ewing, Patrick - ARS" w:date="2021-09-13T12:51:00Z">
              <w:r>
                <w:t>p</w:t>
              </w:r>
            </w:ins>
            <w:ins w:id="127" w:author="Ewing, Patrick - ARS" w:date="2021-09-13T12:49:00Z">
              <w:r>
                <w:t xml:space="preserve">artitioning </w:t>
              </w:r>
            </w:ins>
            <w:ins w:id="128" w:author="Ewing, Patrick - ARS" w:date="2021-09-13T12:51:00Z">
              <w:r>
                <w:t>y</w:t>
              </w:r>
            </w:ins>
            <w:ins w:id="129" w:author="Ewing, Patrick - ARS" w:date="2021-09-13T12:49:00Z">
              <w:r>
                <w:t xml:space="preserve">ield </w:t>
              </w:r>
            </w:ins>
            <w:ins w:id="130" w:author="Ewing, Patrick - ARS" w:date="2021-09-13T12:51:00Z">
              <w:r>
                <w:t>v</w:t>
              </w:r>
            </w:ins>
            <w:ins w:id="131" w:author="Ewing, Patrick - ARS" w:date="2021-09-13T12:49:00Z">
              <w:r>
                <w:t>ariance</w:t>
              </w:r>
            </w:ins>
          </w:p>
        </w:tc>
      </w:tr>
      <w:tr w:rsidR="00B468F3" w14:paraId="194D4D85" w14:textId="77777777" w:rsidTr="0024245D">
        <w:tblPrEx>
          <w:tblW w:w="0" w:type="auto"/>
          <w:tblPrExChange w:id="132" w:author="Ewing, Patrick - ARS" w:date="2021-09-13T12:56:00Z">
            <w:tblPrEx>
              <w:tblW w:w="0" w:type="auto"/>
            </w:tblPrEx>
          </w:tblPrExChange>
        </w:tblPrEx>
        <w:trPr>
          <w:ins w:id="133" w:author="Ewing, Patrick - ARS" w:date="2021-09-13T12:49:00Z"/>
        </w:trPr>
        <w:tc>
          <w:tcPr>
            <w:tcW w:w="1075" w:type="dxa"/>
            <w:tcPrChange w:id="134" w:author="Ewing, Patrick - ARS" w:date="2021-09-13T12:56:00Z">
              <w:tcPr>
                <w:tcW w:w="4675" w:type="dxa"/>
              </w:tcPr>
            </w:tcPrChange>
          </w:tcPr>
          <w:p w14:paraId="50EDC762" w14:textId="1F0341D8" w:rsidR="00B468F3" w:rsidRPr="00B468F3" w:rsidRDefault="00B468F3">
            <w:pPr>
              <w:pStyle w:val="Standard"/>
              <w:keepNext/>
              <w:keepLines/>
              <w:widowControl/>
              <w:shd w:val="clear" w:color="auto" w:fill="auto"/>
              <w:spacing w:after="240" w:line="240" w:lineRule="auto"/>
              <w:rPr>
                <w:ins w:id="135" w:author="Ewing, Patrick - ARS" w:date="2021-09-13T12:49:00Z"/>
                <w:b/>
                <w:bCs/>
                <w:rPrChange w:id="136" w:author="Ewing, Patrick - ARS" w:date="2021-09-13T12:52:00Z">
                  <w:rPr>
                    <w:ins w:id="137" w:author="Ewing, Patrick - ARS" w:date="2021-09-13T12:49:00Z"/>
                  </w:rPr>
                </w:rPrChange>
              </w:rPr>
            </w:pPr>
            <w:ins w:id="138" w:author="Ewing, Patrick - ARS" w:date="2021-09-13T12:50:00Z">
              <w:r w:rsidRPr="00B468F3">
                <w:rPr>
                  <w:b/>
                  <w:bCs/>
                  <w:rPrChange w:id="139" w:author="Ewing, Patrick - ARS" w:date="2021-09-13T12:52:00Z">
                    <w:rPr/>
                  </w:rPrChange>
                </w:rPr>
                <w:t>Model</w:t>
              </w:r>
            </w:ins>
          </w:p>
        </w:tc>
        <w:tc>
          <w:tcPr>
            <w:tcW w:w="8275" w:type="dxa"/>
            <w:tcPrChange w:id="140" w:author="Ewing, Patrick - ARS" w:date="2021-09-13T12:56:00Z">
              <w:tcPr>
                <w:tcW w:w="4675" w:type="dxa"/>
              </w:tcPr>
            </w:tcPrChange>
          </w:tcPr>
          <w:p w14:paraId="4D06CF58" w14:textId="5919E872" w:rsidR="00B468F3" w:rsidRPr="00B468F3" w:rsidRDefault="00B468F3">
            <w:pPr>
              <w:pStyle w:val="Standard"/>
              <w:keepNext/>
              <w:keepLines/>
              <w:widowControl/>
              <w:shd w:val="clear" w:color="auto" w:fill="auto"/>
              <w:spacing w:after="240" w:line="240" w:lineRule="auto"/>
              <w:rPr>
                <w:ins w:id="141" w:author="Ewing, Patrick - ARS" w:date="2021-09-13T12:49:00Z"/>
                <w:b/>
                <w:bCs/>
                <w:rPrChange w:id="142" w:author="Ewing, Patrick - ARS" w:date="2021-09-13T12:52:00Z">
                  <w:rPr>
                    <w:ins w:id="143" w:author="Ewing, Patrick - ARS" w:date="2021-09-13T12:49:00Z"/>
                  </w:rPr>
                </w:rPrChange>
              </w:rPr>
            </w:pPr>
            <w:ins w:id="144" w:author="Ewing, Patrick - ARS" w:date="2021-09-13T12:51:00Z">
              <w:r w:rsidRPr="00B468F3">
                <w:rPr>
                  <w:b/>
                  <w:bCs/>
                  <w:rPrChange w:id="145" w:author="Ewing, Patrick - ARS" w:date="2021-09-13T12:52:00Z">
                    <w:rPr/>
                  </w:rPrChange>
                </w:rPr>
                <w:t>Terms</w:t>
              </w:r>
            </w:ins>
          </w:p>
        </w:tc>
      </w:tr>
      <w:tr w:rsidR="00B468F3" w14:paraId="5E4800DC" w14:textId="77777777" w:rsidTr="0024245D">
        <w:tblPrEx>
          <w:tblW w:w="0" w:type="auto"/>
          <w:tblPrExChange w:id="146" w:author="Ewing, Patrick - ARS" w:date="2021-09-13T12:56:00Z">
            <w:tblPrEx>
              <w:tblW w:w="0" w:type="auto"/>
            </w:tblPrEx>
          </w:tblPrExChange>
        </w:tblPrEx>
        <w:trPr>
          <w:ins w:id="147" w:author="Ewing, Patrick - ARS" w:date="2021-09-13T12:49:00Z"/>
        </w:trPr>
        <w:tc>
          <w:tcPr>
            <w:tcW w:w="1075" w:type="dxa"/>
            <w:tcPrChange w:id="148" w:author="Ewing, Patrick - ARS" w:date="2021-09-13T12:56:00Z">
              <w:tcPr>
                <w:tcW w:w="4675" w:type="dxa"/>
              </w:tcPr>
            </w:tcPrChange>
          </w:tcPr>
          <w:p w14:paraId="45A3A608" w14:textId="16D60EAC" w:rsidR="00B468F3" w:rsidRDefault="00B468F3" w:rsidP="0024245D">
            <w:pPr>
              <w:pStyle w:val="Standard"/>
              <w:keepNext/>
              <w:keepLines/>
              <w:widowControl/>
              <w:shd w:val="clear" w:color="auto" w:fill="auto"/>
              <w:spacing w:after="240" w:line="240" w:lineRule="auto"/>
              <w:jc w:val="center"/>
              <w:rPr>
                <w:ins w:id="149" w:author="Ewing, Patrick - ARS" w:date="2021-09-13T12:49:00Z"/>
              </w:rPr>
              <w:pPrChange w:id="150" w:author="Ewing, Patrick - ARS" w:date="2021-09-13T12:56:00Z">
                <w:pPr>
                  <w:pStyle w:val="Standard"/>
                  <w:keepNext/>
                  <w:keepLines/>
                  <w:widowControl/>
                  <w:shd w:val="clear" w:color="auto" w:fill="auto"/>
                  <w:spacing w:after="240" w:line="240" w:lineRule="auto"/>
                </w:pPr>
              </w:pPrChange>
            </w:pPr>
            <w:ins w:id="151" w:author="Ewing, Patrick - ARS" w:date="2021-09-13T12:50:00Z">
              <w:r>
                <w:t>1</w:t>
              </w:r>
            </w:ins>
          </w:p>
        </w:tc>
        <w:tc>
          <w:tcPr>
            <w:tcW w:w="8275" w:type="dxa"/>
            <w:tcPrChange w:id="152" w:author="Ewing, Patrick - ARS" w:date="2021-09-13T12:56:00Z">
              <w:tcPr>
                <w:tcW w:w="4675" w:type="dxa"/>
              </w:tcPr>
            </w:tcPrChange>
          </w:tcPr>
          <w:p w14:paraId="32255C05" w14:textId="15043182" w:rsidR="00B468F3" w:rsidRDefault="00B468F3">
            <w:pPr>
              <w:pStyle w:val="Standard"/>
              <w:keepNext/>
              <w:keepLines/>
              <w:widowControl/>
              <w:shd w:val="clear" w:color="auto" w:fill="auto"/>
              <w:spacing w:after="240" w:line="240" w:lineRule="auto"/>
              <w:rPr>
                <w:ins w:id="153" w:author="Ewing, Patrick - ARS" w:date="2021-09-13T12:49:00Z"/>
              </w:rPr>
            </w:pPr>
            <w:ins w:id="154" w:author="Ewing, Patrick - ARS" w:date="2021-09-13T12:52:00Z">
              <w:r>
                <w:t>Site</w:t>
              </w:r>
            </w:ins>
            <w:ins w:id="155" w:author="Ewing, Patrick - ARS" w:date="2021-09-13T12:54:00Z">
              <w:r w:rsidR="0024245D">
                <w:t>;</w:t>
              </w:r>
            </w:ins>
            <w:ins w:id="156" w:author="Ewing, Patrick - ARS" w:date="2021-09-13T12:52:00Z">
              <w:r>
                <w:t xml:space="preserve"> year</w:t>
              </w:r>
            </w:ins>
            <w:ins w:id="157" w:author="Ewing, Patrick - ARS" w:date="2021-09-13T12:54:00Z">
              <w:r w:rsidR="0024245D">
                <w:t>;</w:t>
              </w:r>
            </w:ins>
            <w:ins w:id="158" w:author="Ewing, Patrick - ARS" w:date="2021-09-13T12:52:00Z">
              <w:r>
                <w:t xml:space="preserve"> site-by-year</w:t>
              </w:r>
            </w:ins>
            <w:ins w:id="159" w:author="Ewing, Patrick - ARS" w:date="2021-09-13T12:55:00Z">
              <w:r w:rsidR="0024245D">
                <w:t>;</w:t>
              </w:r>
            </w:ins>
            <w:ins w:id="160" w:author="Ewing, Patrick - ARS" w:date="2021-09-13T12:52:00Z">
              <w:r>
                <w:t xml:space="preserve"> entry</w:t>
              </w:r>
            </w:ins>
          </w:p>
        </w:tc>
      </w:tr>
      <w:tr w:rsidR="00B468F3" w14:paraId="28648AE8" w14:textId="77777777" w:rsidTr="0024245D">
        <w:tblPrEx>
          <w:tblW w:w="0" w:type="auto"/>
          <w:tblPrExChange w:id="161" w:author="Ewing, Patrick - ARS" w:date="2021-09-13T12:56:00Z">
            <w:tblPrEx>
              <w:tblW w:w="0" w:type="auto"/>
            </w:tblPrEx>
          </w:tblPrExChange>
        </w:tblPrEx>
        <w:trPr>
          <w:ins w:id="162" w:author="Ewing, Patrick - ARS" w:date="2021-09-13T12:49:00Z"/>
        </w:trPr>
        <w:tc>
          <w:tcPr>
            <w:tcW w:w="1075" w:type="dxa"/>
            <w:tcPrChange w:id="163" w:author="Ewing, Patrick - ARS" w:date="2021-09-13T12:56:00Z">
              <w:tcPr>
                <w:tcW w:w="4675" w:type="dxa"/>
              </w:tcPr>
            </w:tcPrChange>
          </w:tcPr>
          <w:p w14:paraId="0B55D7FC" w14:textId="37B9EBFC" w:rsidR="00B468F3" w:rsidRDefault="00B468F3" w:rsidP="0024245D">
            <w:pPr>
              <w:pStyle w:val="Standard"/>
              <w:keepNext/>
              <w:keepLines/>
              <w:widowControl/>
              <w:shd w:val="clear" w:color="auto" w:fill="auto"/>
              <w:spacing w:after="240" w:line="240" w:lineRule="auto"/>
              <w:jc w:val="center"/>
              <w:rPr>
                <w:ins w:id="164" w:author="Ewing, Patrick - ARS" w:date="2021-09-13T12:49:00Z"/>
              </w:rPr>
              <w:pPrChange w:id="165" w:author="Ewing, Patrick - ARS" w:date="2021-09-13T12:56:00Z">
                <w:pPr>
                  <w:pStyle w:val="Standard"/>
                  <w:keepNext/>
                  <w:keepLines/>
                  <w:widowControl/>
                  <w:shd w:val="clear" w:color="auto" w:fill="auto"/>
                  <w:spacing w:after="240" w:line="240" w:lineRule="auto"/>
                </w:pPr>
              </w:pPrChange>
            </w:pPr>
            <w:ins w:id="166" w:author="Ewing, Patrick - ARS" w:date="2021-09-13T12:50:00Z">
              <w:r>
                <w:t>2</w:t>
              </w:r>
            </w:ins>
          </w:p>
        </w:tc>
        <w:tc>
          <w:tcPr>
            <w:tcW w:w="8275" w:type="dxa"/>
            <w:tcPrChange w:id="167" w:author="Ewing, Patrick - ARS" w:date="2021-09-13T12:56:00Z">
              <w:tcPr>
                <w:tcW w:w="4675" w:type="dxa"/>
              </w:tcPr>
            </w:tcPrChange>
          </w:tcPr>
          <w:p w14:paraId="774B8CC6" w14:textId="1715E5D2" w:rsidR="00B468F3" w:rsidRDefault="00B468F3">
            <w:pPr>
              <w:pStyle w:val="Standard"/>
              <w:keepNext/>
              <w:keepLines/>
              <w:widowControl/>
              <w:shd w:val="clear" w:color="auto" w:fill="auto"/>
              <w:spacing w:after="240" w:line="240" w:lineRule="auto"/>
              <w:rPr>
                <w:ins w:id="168" w:author="Ewing, Patrick - ARS" w:date="2021-09-13T12:49:00Z"/>
              </w:rPr>
            </w:pPr>
            <w:ins w:id="169" w:author="Ewing, Patrick - ARS" w:date="2021-09-13T12:52:00Z">
              <w:r>
                <w:t>Site</w:t>
              </w:r>
            </w:ins>
            <w:ins w:id="170" w:author="Ewing, Patrick - ARS" w:date="2021-09-13T12:55:00Z">
              <w:r w:rsidR="0024245D">
                <w:t>;</w:t>
              </w:r>
            </w:ins>
            <w:ins w:id="171" w:author="Ewing, Patrick - ARS" w:date="2021-09-13T12:52:00Z">
              <w:r>
                <w:t xml:space="preserve"> year</w:t>
              </w:r>
            </w:ins>
            <w:ins w:id="172" w:author="Ewing, Patrick - ARS" w:date="2021-09-13T12:55:00Z">
              <w:r w:rsidR="0024245D">
                <w:t>;</w:t>
              </w:r>
            </w:ins>
            <w:ins w:id="173" w:author="Ewing, Patrick - ARS" w:date="2021-09-13T12:52:00Z">
              <w:r>
                <w:t xml:space="preserve"> site-by-year</w:t>
              </w:r>
            </w:ins>
            <w:ins w:id="174" w:author="Ewing, Patrick - ARS" w:date="2021-09-13T12:55:00Z">
              <w:r w:rsidR="0024245D">
                <w:t>;</w:t>
              </w:r>
            </w:ins>
            <w:ins w:id="175" w:author="Ewing, Patrick - ARS" w:date="2021-09-13T12:52:00Z">
              <w:r>
                <w:t xml:space="preserve"> entr</w:t>
              </w:r>
            </w:ins>
            <w:ins w:id="176" w:author="Ewing, Patrick - ARS" w:date="2021-09-13T12:54:00Z">
              <w:r w:rsidR="0024245D">
                <w:t>y</w:t>
              </w:r>
            </w:ins>
            <w:ins w:id="177" w:author="Ewing, Patrick - ARS" w:date="2021-09-13T12:55:00Z">
              <w:r w:rsidR="0024245D">
                <w:t>;</w:t>
              </w:r>
            </w:ins>
            <w:ins w:id="178" w:author="Ewing, Patrick - ARS" w:date="2021-09-13T12:52:00Z">
              <w:r>
                <w:t xml:space="preserve"> </w:t>
              </w:r>
              <w:r w:rsidR="0024245D">
                <w:t>home site indicator</w:t>
              </w:r>
            </w:ins>
          </w:p>
        </w:tc>
      </w:tr>
      <w:tr w:rsidR="00B468F3" w14:paraId="3517AFAA" w14:textId="77777777" w:rsidTr="0024245D">
        <w:tblPrEx>
          <w:tblW w:w="0" w:type="auto"/>
          <w:tblPrExChange w:id="179" w:author="Ewing, Patrick - ARS" w:date="2021-09-13T12:56:00Z">
            <w:tblPrEx>
              <w:tblW w:w="0" w:type="auto"/>
            </w:tblPrEx>
          </w:tblPrExChange>
        </w:tblPrEx>
        <w:trPr>
          <w:ins w:id="180" w:author="Ewing, Patrick - ARS" w:date="2021-09-13T12:50:00Z"/>
        </w:trPr>
        <w:tc>
          <w:tcPr>
            <w:tcW w:w="1075" w:type="dxa"/>
            <w:tcPrChange w:id="181" w:author="Ewing, Patrick - ARS" w:date="2021-09-13T12:56:00Z">
              <w:tcPr>
                <w:tcW w:w="4675" w:type="dxa"/>
              </w:tcPr>
            </w:tcPrChange>
          </w:tcPr>
          <w:p w14:paraId="502F95FA" w14:textId="27433C84" w:rsidR="00B468F3" w:rsidRDefault="00B468F3" w:rsidP="0024245D">
            <w:pPr>
              <w:pStyle w:val="Standard"/>
              <w:keepNext/>
              <w:keepLines/>
              <w:widowControl/>
              <w:shd w:val="clear" w:color="auto" w:fill="auto"/>
              <w:spacing w:after="240" w:line="240" w:lineRule="auto"/>
              <w:jc w:val="center"/>
              <w:rPr>
                <w:ins w:id="182" w:author="Ewing, Patrick - ARS" w:date="2021-09-13T12:50:00Z"/>
              </w:rPr>
              <w:pPrChange w:id="183" w:author="Ewing, Patrick - ARS" w:date="2021-09-13T12:56:00Z">
                <w:pPr>
                  <w:pStyle w:val="Standard"/>
                  <w:keepNext/>
                  <w:keepLines/>
                  <w:widowControl/>
                  <w:shd w:val="clear" w:color="auto" w:fill="auto"/>
                  <w:spacing w:after="240" w:line="240" w:lineRule="auto"/>
                </w:pPr>
              </w:pPrChange>
            </w:pPr>
            <w:ins w:id="184" w:author="Ewing, Patrick - ARS" w:date="2021-09-13T12:50:00Z">
              <w:r>
                <w:t>3</w:t>
              </w:r>
            </w:ins>
          </w:p>
        </w:tc>
        <w:tc>
          <w:tcPr>
            <w:tcW w:w="8275" w:type="dxa"/>
            <w:tcPrChange w:id="185" w:author="Ewing, Patrick - ARS" w:date="2021-09-13T12:56:00Z">
              <w:tcPr>
                <w:tcW w:w="4675" w:type="dxa"/>
              </w:tcPr>
            </w:tcPrChange>
          </w:tcPr>
          <w:p w14:paraId="4C996DD7" w14:textId="4E3DCA6A" w:rsidR="00B468F3" w:rsidRDefault="0024245D">
            <w:pPr>
              <w:pStyle w:val="Standard"/>
              <w:keepNext/>
              <w:keepLines/>
              <w:widowControl/>
              <w:shd w:val="clear" w:color="auto" w:fill="auto"/>
              <w:spacing w:after="240" w:line="240" w:lineRule="auto"/>
              <w:rPr>
                <w:ins w:id="186" w:author="Ewing, Patrick - ARS" w:date="2021-09-13T12:50:00Z"/>
              </w:rPr>
            </w:pPr>
            <w:ins w:id="187" w:author="Ewing, Patrick - ARS" w:date="2021-09-13T12:53:00Z">
              <w:r>
                <w:t>Site</w:t>
              </w:r>
            </w:ins>
            <w:ins w:id="188" w:author="Ewing, Patrick - ARS" w:date="2021-09-13T12:55:00Z">
              <w:r>
                <w:t>;</w:t>
              </w:r>
            </w:ins>
            <w:ins w:id="189" w:author="Ewing, Patrick - ARS" w:date="2021-09-13T12:53:00Z">
              <w:r>
                <w:t xml:space="preserve"> year</w:t>
              </w:r>
            </w:ins>
            <w:ins w:id="190" w:author="Ewing, Patrick - ARS" w:date="2021-09-13T12:55:00Z">
              <w:r>
                <w:t>;</w:t>
              </w:r>
            </w:ins>
            <w:ins w:id="191" w:author="Ewing, Patrick - ARS" w:date="2021-09-13T12:53:00Z">
              <w:r>
                <w:t xml:space="preserve"> site-by-year</w:t>
              </w:r>
            </w:ins>
            <w:ins w:id="192" w:author="Ewing, Patrick - ARS" w:date="2021-09-13T12:55:00Z">
              <w:r>
                <w:t>;</w:t>
              </w:r>
            </w:ins>
            <w:ins w:id="193" w:author="Ewing, Patrick - ARS" w:date="2021-09-13T12:53:00Z">
              <w:r>
                <w:t xml:space="preserve"> entry</w:t>
              </w:r>
            </w:ins>
            <w:ins w:id="194" w:author="Ewing, Patrick - ARS" w:date="2021-09-13T12:55:00Z">
              <w:r>
                <w:t>;</w:t>
              </w:r>
            </w:ins>
            <w:ins w:id="195" w:author="Ewing, Patrick - ARS" w:date="2021-09-13T12:53:00Z">
              <w:r>
                <w:t xml:space="preserve"> kinship PCA axes 1-3</w:t>
              </w:r>
            </w:ins>
          </w:p>
        </w:tc>
      </w:tr>
      <w:tr w:rsidR="00B468F3" w14:paraId="708C0BC4" w14:textId="77777777" w:rsidTr="0024245D">
        <w:tblPrEx>
          <w:tblW w:w="0" w:type="auto"/>
          <w:tblPrExChange w:id="196" w:author="Ewing, Patrick - ARS" w:date="2021-09-13T12:56:00Z">
            <w:tblPrEx>
              <w:tblW w:w="0" w:type="auto"/>
            </w:tblPrEx>
          </w:tblPrExChange>
        </w:tblPrEx>
        <w:trPr>
          <w:ins w:id="197" w:author="Ewing, Patrick - ARS" w:date="2021-09-13T12:49:00Z"/>
        </w:trPr>
        <w:tc>
          <w:tcPr>
            <w:tcW w:w="1075" w:type="dxa"/>
            <w:tcPrChange w:id="198" w:author="Ewing, Patrick - ARS" w:date="2021-09-13T12:56:00Z">
              <w:tcPr>
                <w:tcW w:w="4675" w:type="dxa"/>
              </w:tcPr>
            </w:tcPrChange>
          </w:tcPr>
          <w:p w14:paraId="3431AD3D" w14:textId="367D6F6A" w:rsidR="00B468F3" w:rsidRDefault="00B468F3" w:rsidP="0024245D">
            <w:pPr>
              <w:pStyle w:val="Standard"/>
              <w:keepNext/>
              <w:keepLines/>
              <w:widowControl/>
              <w:shd w:val="clear" w:color="auto" w:fill="auto"/>
              <w:spacing w:after="240" w:line="240" w:lineRule="auto"/>
              <w:jc w:val="center"/>
              <w:rPr>
                <w:ins w:id="199" w:author="Ewing, Patrick - ARS" w:date="2021-09-13T12:49:00Z"/>
              </w:rPr>
              <w:pPrChange w:id="200" w:author="Ewing, Patrick - ARS" w:date="2021-09-13T12:56:00Z">
                <w:pPr>
                  <w:pStyle w:val="Standard"/>
                  <w:keepNext/>
                  <w:keepLines/>
                  <w:widowControl/>
                  <w:shd w:val="clear" w:color="auto" w:fill="auto"/>
                  <w:spacing w:after="240" w:line="240" w:lineRule="auto"/>
                </w:pPr>
              </w:pPrChange>
            </w:pPr>
            <w:ins w:id="201" w:author="Ewing, Patrick - ARS" w:date="2021-09-13T12:50:00Z">
              <w:r>
                <w:t>4</w:t>
              </w:r>
            </w:ins>
          </w:p>
        </w:tc>
        <w:tc>
          <w:tcPr>
            <w:tcW w:w="8275" w:type="dxa"/>
            <w:tcPrChange w:id="202" w:author="Ewing, Patrick - ARS" w:date="2021-09-13T12:56:00Z">
              <w:tcPr>
                <w:tcW w:w="4675" w:type="dxa"/>
              </w:tcPr>
            </w:tcPrChange>
          </w:tcPr>
          <w:p w14:paraId="70CFD785" w14:textId="04CBD2B6" w:rsidR="00B468F3" w:rsidRDefault="0024245D">
            <w:pPr>
              <w:pStyle w:val="Standard"/>
              <w:keepNext/>
              <w:keepLines/>
              <w:widowControl/>
              <w:shd w:val="clear" w:color="auto" w:fill="auto"/>
              <w:spacing w:after="240" w:line="240" w:lineRule="auto"/>
              <w:rPr>
                <w:ins w:id="203" w:author="Ewing, Patrick - ARS" w:date="2021-09-13T12:49:00Z"/>
              </w:rPr>
            </w:pPr>
            <w:ins w:id="204" w:author="Ewing, Patrick - ARS" w:date="2021-09-13T12:53:00Z">
              <w:r>
                <w:t>Site</w:t>
              </w:r>
            </w:ins>
            <w:ins w:id="205" w:author="Ewing, Patrick - ARS" w:date="2021-09-13T12:55:00Z">
              <w:r>
                <w:t>;</w:t>
              </w:r>
            </w:ins>
            <w:ins w:id="206" w:author="Ewing, Patrick - ARS" w:date="2021-09-13T12:53:00Z">
              <w:r>
                <w:t xml:space="preserve"> year</w:t>
              </w:r>
            </w:ins>
            <w:ins w:id="207" w:author="Ewing, Patrick - ARS" w:date="2021-09-13T12:55:00Z">
              <w:r>
                <w:t>;</w:t>
              </w:r>
            </w:ins>
            <w:ins w:id="208" w:author="Ewing, Patrick - ARS" w:date="2021-09-13T12:53:00Z">
              <w:r>
                <w:t xml:space="preserve"> site-by-year</w:t>
              </w:r>
            </w:ins>
            <w:ins w:id="209" w:author="Ewing, Patrick - ARS" w:date="2021-09-13T12:55:00Z">
              <w:r>
                <w:t>;</w:t>
              </w:r>
            </w:ins>
            <w:ins w:id="210" w:author="Ewing, Patrick - ARS" w:date="2021-09-13T12:53:00Z">
              <w:r>
                <w:t xml:space="preserve"> entry</w:t>
              </w:r>
            </w:ins>
            <w:ins w:id="211" w:author="Ewing, Patrick - ARS" w:date="2021-09-13T12:55:00Z">
              <w:r>
                <w:t>;</w:t>
              </w:r>
            </w:ins>
            <w:ins w:id="212" w:author="Ewing, Patrick - ARS" w:date="2021-09-13T12:53:00Z">
              <w:r>
                <w:t xml:space="preserve"> </w:t>
              </w:r>
            </w:ins>
            <w:ins w:id="213" w:author="Ewing, Patrick - ARS" w:date="2021-09-13T12:54:00Z">
              <w:r>
                <w:t>home site indicator</w:t>
              </w:r>
            </w:ins>
            <w:ins w:id="214" w:author="Ewing, Patrick - ARS" w:date="2021-09-13T12:55:00Z">
              <w:r>
                <w:t>;</w:t>
              </w:r>
            </w:ins>
            <w:ins w:id="215" w:author="Ewing, Patrick - ARS" w:date="2021-09-13T12:54:00Z">
              <w:r>
                <w:t xml:space="preserve"> kinship PCA axes 1-3</w:t>
              </w:r>
            </w:ins>
            <w:ins w:id="216" w:author="Ewing, Patrick - ARS" w:date="2021-09-13T12:55:00Z">
              <w:r>
                <w:t>;</w:t>
              </w:r>
            </w:ins>
            <w:ins w:id="217" w:author="Ewing, Patrick - ARS" w:date="2021-09-13T12:54:00Z">
              <w:r>
                <w:t xml:space="preserve"> home site-by-kinship axes</w:t>
              </w:r>
            </w:ins>
          </w:p>
        </w:tc>
      </w:tr>
    </w:tbl>
    <w:p w14:paraId="5617B558" w14:textId="0252960A" w:rsidR="00B468F3" w:rsidDel="0024245D" w:rsidRDefault="00B468F3">
      <w:pPr>
        <w:pStyle w:val="Standard"/>
        <w:keepNext/>
        <w:keepLines/>
        <w:widowControl/>
        <w:spacing w:after="240" w:line="240" w:lineRule="auto"/>
        <w:rPr>
          <w:del w:id="218" w:author="Ewing, Patrick - ARS" w:date="2021-09-13T12:55:00Z"/>
        </w:rPr>
      </w:pPr>
    </w:p>
    <w:p w14:paraId="036DA048" w14:textId="77777777" w:rsidR="00AF7B85" w:rsidRDefault="00AF7B85">
      <w:pPr>
        <w:pStyle w:val="Standard"/>
        <w:keepNext/>
        <w:keepLines/>
        <w:widowControl/>
        <w:spacing w:after="240" w:line="240" w:lineRule="auto"/>
        <w:rPr>
          <w:rFonts w:ascii="Garamond" w:eastAsia="Garamond" w:hAnsi="Garamond" w:cs="Garamond"/>
          <w:color w:val="000000"/>
        </w:rPr>
      </w:pPr>
    </w:p>
    <w:tbl>
      <w:tblPr>
        <w:tblW w:w="7140" w:type="dxa"/>
        <w:tblInd w:w="1117" w:type="dxa"/>
        <w:tblLayout w:type="fixed"/>
        <w:tblCellMar>
          <w:left w:w="10" w:type="dxa"/>
          <w:right w:w="10" w:type="dxa"/>
        </w:tblCellMar>
        <w:tblLook w:val="0000" w:firstRow="0" w:lastRow="0" w:firstColumn="0" w:lastColumn="0" w:noHBand="0" w:noVBand="0"/>
      </w:tblPr>
      <w:tblGrid>
        <w:gridCol w:w="1440"/>
        <w:gridCol w:w="2085"/>
        <w:gridCol w:w="1049"/>
        <w:gridCol w:w="1260"/>
        <w:gridCol w:w="1306"/>
      </w:tblGrid>
      <w:tr w:rsidR="00AF7B85" w14:paraId="6C7FE346" w14:textId="77777777">
        <w:tc>
          <w:tcPr>
            <w:tcW w:w="7140" w:type="dxa"/>
            <w:gridSpan w:val="5"/>
            <w:shd w:val="clear" w:color="auto" w:fill="FFFFFF"/>
            <w:tcMar>
              <w:top w:w="0" w:type="dxa"/>
              <w:left w:w="108" w:type="dxa"/>
              <w:bottom w:w="0" w:type="dxa"/>
              <w:right w:w="108" w:type="dxa"/>
            </w:tcMar>
            <w:vAlign w:val="center"/>
          </w:tcPr>
          <w:p w14:paraId="1FAA8A14" w14:textId="4955C2A0" w:rsidR="00AF7B85" w:rsidRDefault="000E71B2">
            <w:pPr>
              <w:pStyle w:val="Standard"/>
              <w:widowControl/>
              <w:spacing w:after="0" w:line="240" w:lineRule="auto"/>
            </w:pPr>
            <w:r>
              <w:rPr>
                <w:rFonts w:ascii="Garamond" w:eastAsia="Garamond" w:hAnsi="Garamond" w:cs="Garamond"/>
                <w:b/>
                <w:color w:val="000000"/>
              </w:rPr>
              <w:t>Table S</w:t>
            </w:r>
            <w:ins w:id="219" w:author="Ewing, Patrick - ARS" w:date="2021-09-13T12:56:00Z">
              <w:r w:rsidR="0024245D">
                <w:rPr>
                  <w:rFonts w:ascii="Garamond" w:eastAsia="Garamond" w:hAnsi="Garamond" w:cs="Garamond"/>
                  <w:b/>
                  <w:color w:val="000000"/>
                </w:rPr>
                <w:t>2</w:t>
              </w:r>
            </w:ins>
            <w:del w:id="220" w:author="Ewing, Patrick - ARS" w:date="2021-09-13T12:56:00Z">
              <w:r w:rsidDel="0024245D">
                <w:rPr>
                  <w:rFonts w:ascii="Garamond" w:eastAsia="Garamond" w:hAnsi="Garamond" w:cs="Garamond"/>
                  <w:b/>
                  <w:color w:val="000000"/>
                </w:rPr>
                <w:delText>1</w:delText>
              </w:r>
            </w:del>
          </w:p>
        </w:tc>
      </w:tr>
      <w:tr w:rsidR="00AF7B85" w14:paraId="67611AD7" w14:textId="77777777">
        <w:tc>
          <w:tcPr>
            <w:tcW w:w="7140" w:type="dxa"/>
            <w:gridSpan w:val="5"/>
            <w:shd w:val="clear" w:color="auto" w:fill="FFFFFF"/>
            <w:tcMar>
              <w:top w:w="0" w:type="dxa"/>
              <w:left w:w="108" w:type="dxa"/>
              <w:bottom w:w="0" w:type="dxa"/>
              <w:right w:w="108" w:type="dxa"/>
            </w:tcMar>
            <w:vAlign w:val="center"/>
          </w:tcPr>
          <w:p w14:paraId="013EF59C" w14:textId="77777777" w:rsidR="00AF7B85" w:rsidRDefault="000E71B2">
            <w:pPr>
              <w:pStyle w:val="Standard"/>
              <w:widowControl/>
              <w:spacing w:after="0" w:line="240" w:lineRule="auto"/>
            </w:pPr>
            <w:r>
              <w:rPr>
                <w:rFonts w:ascii="Garamond" w:eastAsia="Garamond" w:hAnsi="Garamond" w:cs="Garamond"/>
                <w:color w:val="000000"/>
              </w:rPr>
              <w:t>ANOVA of Yield Across Time</w:t>
            </w:r>
          </w:p>
        </w:tc>
      </w:tr>
      <w:tr w:rsidR="00AF7B85" w14:paraId="58CB260B" w14:textId="77777777">
        <w:tc>
          <w:tcPr>
            <w:tcW w:w="1440" w:type="dxa"/>
            <w:shd w:val="clear" w:color="auto" w:fill="FFFFFF"/>
            <w:tcMar>
              <w:top w:w="0" w:type="dxa"/>
              <w:left w:w="108" w:type="dxa"/>
              <w:bottom w:w="0" w:type="dxa"/>
              <w:right w:w="108" w:type="dxa"/>
            </w:tcMar>
            <w:vAlign w:val="center"/>
          </w:tcPr>
          <w:p w14:paraId="134F9AA7" w14:textId="77777777" w:rsidR="00AF7B85" w:rsidRDefault="00AF7B85">
            <w:pPr>
              <w:pStyle w:val="Standard"/>
              <w:widowControl/>
              <w:spacing w:after="0" w:line="240" w:lineRule="auto"/>
              <w:jc w:val="center"/>
              <w:rPr>
                <w:rFonts w:ascii="Garamond" w:eastAsia="Garamond" w:hAnsi="Garamond" w:cs="Garamond"/>
                <w:color w:val="000000"/>
              </w:rPr>
            </w:pPr>
          </w:p>
        </w:tc>
        <w:tc>
          <w:tcPr>
            <w:tcW w:w="2085" w:type="dxa"/>
            <w:shd w:val="clear" w:color="auto" w:fill="FFFFFF"/>
            <w:tcMar>
              <w:top w:w="0" w:type="dxa"/>
              <w:left w:w="108" w:type="dxa"/>
              <w:bottom w:w="0" w:type="dxa"/>
              <w:right w:w="108" w:type="dxa"/>
            </w:tcMar>
            <w:vAlign w:val="center"/>
          </w:tcPr>
          <w:p w14:paraId="6FECB0DD"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1049" w:type="dxa"/>
            <w:shd w:val="clear" w:color="auto" w:fill="FFFFFF"/>
            <w:tcMar>
              <w:top w:w="0" w:type="dxa"/>
              <w:left w:w="108" w:type="dxa"/>
              <w:bottom w:w="0" w:type="dxa"/>
              <w:right w:w="108" w:type="dxa"/>
            </w:tcMar>
            <w:vAlign w:val="center"/>
          </w:tcPr>
          <w:p w14:paraId="6649F0F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260" w:type="dxa"/>
            <w:shd w:val="clear" w:color="auto" w:fill="FFFFFF"/>
            <w:tcMar>
              <w:top w:w="0" w:type="dxa"/>
              <w:left w:w="108" w:type="dxa"/>
              <w:bottom w:w="0" w:type="dxa"/>
              <w:right w:w="108" w:type="dxa"/>
            </w:tcMar>
            <w:vAlign w:val="center"/>
          </w:tcPr>
          <w:p w14:paraId="3DAE161D"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931CF7" w14:textId="77777777" w:rsidR="00AF7B85" w:rsidRDefault="000E71B2">
            <w:pPr>
              <w:pStyle w:val="Standard"/>
              <w:widowControl/>
              <w:spacing w:after="0" w:line="240" w:lineRule="auto"/>
              <w:jc w:val="center"/>
            </w:pPr>
            <w:r>
              <w:rPr>
                <w:rFonts w:ascii="Garamond" w:eastAsia="Garamond" w:hAnsi="Garamond" w:cs="Garamond"/>
                <w:b/>
                <w:color w:val="000000"/>
              </w:rPr>
              <w:t>Pr(&gt;F)</w:t>
            </w:r>
          </w:p>
        </w:tc>
      </w:tr>
      <w:tr w:rsidR="00AF7B85" w14:paraId="5314D232"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047F469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21C308F6" w14:textId="77777777" w:rsidR="00AF7B85" w:rsidRDefault="000E71B2">
            <w:pPr>
              <w:pStyle w:val="Standard"/>
              <w:widowControl/>
              <w:spacing w:after="0" w:line="240" w:lineRule="auto"/>
              <w:jc w:val="center"/>
            </w:pPr>
            <w:r>
              <w:rPr>
                <w:rFonts w:ascii="Garamond" w:eastAsia="Garamond" w:hAnsi="Garamond" w:cs="Garamond"/>
                <w:color w:val="000000"/>
              </w:rPr>
              <w:t>252,500,000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523B8881"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50F08D1C" w14:textId="77777777" w:rsidR="00AF7B85" w:rsidRDefault="000E71B2">
            <w:pPr>
              <w:pStyle w:val="Standard"/>
              <w:widowControl/>
              <w:spacing w:after="0" w:line="240" w:lineRule="auto"/>
              <w:jc w:val="center"/>
            </w:pPr>
            <w:r>
              <w:rPr>
                <w:rFonts w:ascii="Garamond" w:eastAsia="Garamond" w:hAnsi="Garamond" w:cs="Garamond"/>
                <w:color w:val="000000"/>
              </w:rPr>
              <w:t>292.70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3762599E"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56A28581"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60D0B329"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4176146B" w14:textId="77777777" w:rsidR="00AF7B85" w:rsidRDefault="000E71B2">
            <w:pPr>
              <w:pStyle w:val="Standard"/>
              <w:widowControl/>
              <w:spacing w:after="0" w:line="240" w:lineRule="auto"/>
              <w:jc w:val="center"/>
            </w:pPr>
            <w:r>
              <w:rPr>
                <w:rFonts w:ascii="Garamond" w:eastAsia="Garamond" w:hAnsi="Garamond" w:cs="Garamond"/>
                <w:color w:val="000000"/>
              </w:rPr>
              <w:t>1,050,000,000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69FA359E"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3EE7EC0E" w14:textId="77777777" w:rsidR="00AF7B85" w:rsidRDefault="000E71B2">
            <w:pPr>
              <w:pStyle w:val="Standard"/>
              <w:widowControl/>
              <w:spacing w:after="0" w:line="240" w:lineRule="auto"/>
              <w:jc w:val="center"/>
            </w:pPr>
            <w:r>
              <w:rPr>
                <w:rFonts w:ascii="Garamond" w:eastAsia="Garamond" w:hAnsi="Garamond" w:cs="Garamond"/>
                <w:color w:val="000000"/>
              </w:rPr>
              <w:t>608.26</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6257A003"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0C6D3E27"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33E88DB7" w14:textId="77777777" w:rsidR="00AF7B85" w:rsidRDefault="000E71B2">
            <w:pPr>
              <w:pStyle w:val="Standard"/>
              <w:widowControl/>
              <w:spacing w:after="0" w:line="240" w:lineRule="auto"/>
              <w:jc w:val="right"/>
            </w:pPr>
            <w:r>
              <w:rPr>
                <w:rFonts w:ascii="Garamond" w:eastAsia="Garamond" w:hAnsi="Garamond" w:cs="Garamond"/>
                <w:b/>
                <w:color w:val="000000"/>
              </w:rPr>
              <w:t>Year*Race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7B9175E0" w14:textId="77777777" w:rsidR="00AF7B85" w:rsidRDefault="000E71B2">
            <w:pPr>
              <w:pStyle w:val="Standard"/>
              <w:widowControl/>
              <w:spacing w:after="0" w:line="240" w:lineRule="auto"/>
              <w:jc w:val="center"/>
            </w:pPr>
            <w:r>
              <w:rPr>
                <w:rFonts w:ascii="Garamond" w:eastAsia="Garamond" w:hAnsi="Garamond" w:cs="Garamond"/>
                <w:color w:val="000000"/>
              </w:rPr>
              <w:t>6,895,000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16640EC2"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796F009" w14:textId="77777777" w:rsidR="00AF7B85" w:rsidRDefault="000E71B2">
            <w:pPr>
              <w:pStyle w:val="Standard"/>
              <w:widowControl/>
              <w:spacing w:after="0" w:line="240" w:lineRule="auto"/>
              <w:jc w:val="center"/>
            </w:pPr>
            <w:r>
              <w:rPr>
                <w:rFonts w:ascii="Garamond" w:eastAsia="Garamond" w:hAnsi="Garamond" w:cs="Garamond"/>
                <w:color w:val="000000"/>
              </w:rPr>
              <w:t>4.00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14834EA8" w14:textId="77777777" w:rsidR="00AF7B85" w:rsidRDefault="000E71B2">
            <w:pPr>
              <w:pStyle w:val="Standard"/>
              <w:widowControl/>
              <w:spacing w:after="0" w:line="240" w:lineRule="auto"/>
              <w:jc w:val="center"/>
            </w:pPr>
            <w:r>
              <w:rPr>
                <w:rFonts w:ascii="Garamond" w:eastAsia="Garamond" w:hAnsi="Garamond" w:cs="Garamond"/>
                <w:color w:val="000000"/>
              </w:rPr>
              <w:t>0.018</w:t>
            </w:r>
          </w:p>
        </w:tc>
      </w:tr>
      <w:tr w:rsidR="00AF7B85" w14:paraId="12958AB3"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55F61DB5"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5DDE83CA" w14:textId="77777777" w:rsidR="00AF7B85" w:rsidRDefault="000E71B2">
            <w:pPr>
              <w:pStyle w:val="Standard"/>
              <w:widowControl/>
              <w:spacing w:after="0" w:line="240" w:lineRule="auto"/>
              <w:jc w:val="center"/>
            </w:pPr>
            <w:r>
              <w:rPr>
                <w:rFonts w:ascii="Garamond" w:eastAsia="Garamond" w:hAnsi="Garamond" w:cs="Garamond"/>
                <w:color w:val="000000"/>
              </w:rPr>
              <w:t>11,370,000,000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3C72D0D2" w14:textId="77777777" w:rsidR="00AF7B85" w:rsidRDefault="000E71B2">
            <w:pPr>
              <w:pStyle w:val="Standard"/>
              <w:widowControl/>
              <w:spacing w:after="0" w:line="240" w:lineRule="auto"/>
              <w:jc w:val="center"/>
            </w:pPr>
            <w:r>
              <w:rPr>
                <w:rFonts w:ascii="Garamond" w:eastAsia="Garamond" w:hAnsi="Garamond" w:cs="Garamond"/>
                <w:color w:val="000000"/>
              </w:rPr>
              <w:t>13174</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BC1EC79"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9998BCF"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0DF6AA4E" w14:textId="77777777" w:rsidR="00AF7B85" w:rsidRDefault="00AF7B85">
      <w:pPr>
        <w:pStyle w:val="Standard"/>
        <w:widowControl/>
        <w:spacing w:after="240" w:line="480" w:lineRule="auto"/>
        <w:ind w:firstLine="360"/>
        <w:rPr>
          <w:rFonts w:ascii="Garamond" w:eastAsia="Garamond" w:hAnsi="Garamond" w:cs="Garamond"/>
          <w:color w:val="000000"/>
        </w:rPr>
      </w:pPr>
      <w:bookmarkStart w:id="221" w:name="_4i7ojhp"/>
      <w:bookmarkEnd w:id="221"/>
    </w:p>
    <w:tbl>
      <w:tblPr>
        <w:tblW w:w="7290" w:type="dxa"/>
        <w:tblInd w:w="1042" w:type="dxa"/>
        <w:tblLayout w:type="fixed"/>
        <w:tblCellMar>
          <w:left w:w="10" w:type="dxa"/>
          <w:right w:w="10" w:type="dxa"/>
        </w:tblCellMar>
        <w:tblLook w:val="0000" w:firstRow="0" w:lastRow="0" w:firstColumn="0" w:lastColumn="0" w:noHBand="0" w:noVBand="0"/>
      </w:tblPr>
      <w:tblGrid>
        <w:gridCol w:w="2806"/>
        <w:gridCol w:w="1154"/>
        <w:gridCol w:w="1621"/>
        <w:gridCol w:w="1709"/>
      </w:tblGrid>
      <w:tr w:rsidR="00AF7B85" w14:paraId="7ABF0488" w14:textId="77777777">
        <w:tc>
          <w:tcPr>
            <w:tcW w:w="7289" w:type="dxa"/>
            <w:gridSpan w:val="4"/>
            <w:shd w:val="clear" w:color="auto" w:fill="FFFFFF"/>
            <w:tcMar>
              <w:top w:w="0" w:type="dxa"/>
              <w:left w:w="108" w:type="dxa"/>
              <w:bottom w:w="0" w:type="dxa"/>
              <w:right w:w="108" w:type="dxa"/>
            </w:tcMar>
            <w:vAlign w:val="center"/>
          </w:tcPr>
          <w:p w14:paraId="4AF02B6E" w14:textId="4438ECBE" w:rsidR="00AF7B85" w:rsidRDefault="000E71B2">
            <w:pPr>
              <w:pStyle w:val="Standard"/>
              <w:widowControl/>
              <w:spacing w:after="0" w:line="240" w:lineRule="auto"/>
            </w:pPr>
            <w:r>
              <w:rPr>
                <w:rFonts w:ascii="Garamond" w:eastAsia="Garamond" w:hAnsi="Garamond" w:cs="Garamond"/>
                <w:b/>
                <w:color w:val="000000"/>
              </w:rPr>
              <w:lastRenderedPageBreak/>
              <w:t>Table S</w:t>
            </w:r>
            <w:ins w:id="222" w:author="Ewing, Patrick - ARS" w:date="2021-09-13T12:56:00Z">
              <w:r w:rsidR="0024245D">
                <w:rPr>
                  <w:rFonts w:ascii="Garamond" w:eastAsia="Garamond" w:hAnsi="Garamond" w:cs="Garamond"/>
                  <w:b/>
                  <w:color w:val="000000"/>
                </w:rPr>
                <w:t>3</w:t>
              </w:r>
            </w:ins>
            <w:del w:id="223" w:author="Ewing, Patrick - ARS" w:date="2021-09-13T12:56:00Z">
              <w:r w:rsidDel="0024245D">
                <w:rPr>
                  <w:rFonts w:ascii="Garamond" w:eastAsia="Garamond" w:hAnsi="Garamond" w:cs="Garamond"/>
                  <w:b/>
                  <w:color w:val="000000"/>
                </w:rPr>
                <w:delText>2</w:delText>
              </w:r>
            </w:del>
          </w:p>
        </w:tc>
      </w:tr>
      <w:tr w:rsidR="00AF7B85" w14:paraId="4C33F7DF" w14:textId="77777777">
        <w:tc>
          <w:tcPr>
            <w:tcW w:w="7289" w:type="dxa"/>
            <w:gridSpan w:val="4"/>
            <w:shd w:val="clear" w:color="auto" w:fill="FFFFFF"/>
            <w:tcMar>
              <w:top w:w="0" w:type="dxa"/>
              <w:left w:w="108" w:type="dxa"/>
              <w:bottom w:w="0" w:type="dxa"/>
              <w:right w:w="108" w:type="dxa"/>
            </w:tcMar>
            <w:vAlign w:val="center"/>
          </w:tcPr>
          <w:p w14:paraId="0D1DD2FD" w14:textId="77777777" w:rsidR="00AF7B85" w:rsidRDefault="000E71B2">
            <w:pPr>
              <w:pStyle w:val="Standard"/>
              <w:widowControl/>
              <w:spacing w:after="0" w:line="240" w:lineRule="auto"/>
            </w:pPr>
            <w:r>
              <w:rPr>
                <w:rFonts w:ascii="Garamond" w:eastAsia="Garamond" w:hAnsi="Garamond" w:cs="Garamond"/>
                <w:color w:val="000000"/>
              </w:rPr>
              <w:t>AIC</w:t>
            </w:r>
            <w:r w:rsidRPr="007D6D4E">
              <w:rPr>
                <w:rFonts w:ascii="Garamond" w:eastAsia="Garamond" w:hAnsi="Garamond" w:cs="Garamond"/>
                <w:color w:val="000000"/>
                <w:vertAlign w:val="superscript"/>
              </w:rPr>
              <w:t>1</w:t>
            </w:r>
            <w:r>
              <w:rPr>
                <w:rFonts w:ascii="Garamond" w:eastAsia="Garamond" w:hAnsi="Garamond" w:cs="Garamond"/>
                <w:color w:val="000000"/>
              </w:rPr>
              <w:t> of Competing Home Field Advantage Models</w:t>
            </w:r>
          </w:p>
        </w:tc>
      </w:tr>
      <w:tr w:rsidR="00AF7B85" w14:paraId="29392B4A" w14:textId="77777777">
        <w:tc>
          <w:tcPr>
            <w:tcW w:w="2805" w:type="dxa"/>
            <w:shd w:val="clear" w:color="auto" w:fill="FFFFFF"/>
            <w:tcMar>
              <w:top w:w="0" w:type="dxa"/>
              <w:left w:w="108" w:type="dxa"/>
              <w:bottom w:w="0" w:type="dxa"/>
              <w:right w:w="108" w:type="dxa"/>
            </w:tcMar>
            <w:vAlign w:val="center"/>
          </w:tcPr>
          <w:p w14:paraId="00B8F630" w14:textId="77777777" w:rsidR="00AF7B85" w:rsidRDefault="00AF7B85">
            <w:pPr>
              <w:pStyle w:val="Standard"/>
              <w:widowControl/>
              <w:spacing w:after="0" w:line="240" w:lineRule="auto"/>
              <w:rPr>
                <w:rFonts w:ascii="Garamond" w:eastAsia="Garamond" w:hAnsi="Garamond" w:cs="Garamond"/>
                <w:color w:val="000000"/>
              </w:rPr>
            </w:pPr>
          </w:p>
        </w:tc>
        <w:tc>
          <w:tcPr>
            <w:tcW w:w="1154" w:type="dxa"/>
            <w:shd w:val="clear" w:color="auto" w:fill="FFFFFF"/>
            <w:tcMar>
              <w:top w:w="0" w:type="dxa"/>
              <w:left w:w="108" w:type="dxa"/>
              <w:bottom w:w="0" w:type="dxa"/>
              <w:right w:w="108" w:type="dxa"/>
            </w:tcMar>
            <w:vAlign w:val="center"/>
          </w:tcPr>
          <w:p w14:paraId="52C9508D"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21" w:type="dxa"/>
            <w:shd w:val="clear" w:color="auto" w:fill="FFFFFF"/>
            <w:tcMar>
              <w:top w:w="0" w:type="dxa"/>
              <w:left w:w="108" w:type="dxa"/>
              <w:bottom w:w="0" w:type="dxa"/>
              <w:right w:w="108" w:type="dxa"/>
            </w:tcMar>
            <w:vAlign w:val="center"/>
          </w:tcPr>
          <w:p w14:paraId="10240526"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09" w:type="dxa"/>
            <w:shd w:val="clear" w:color="auto" w:fill="FFFFFF"/>
            <w:tcMar>
              <w:top w:w="0" w:type="dxa"/>
              <w:left w:w="108" w:type="dxa"/>
              <w:bottom w:w="0" w:type="dxa"/>
              <w:right w:w="108" w:type="dxa"/>
            </w:tcMar>
            <w:vAlign w:val="center"/>
          </w:tcPr>
          <w:p w14:paraId="50E62C2A"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49DF8080"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113E7C2B" w14:textId="77777777" w:rsidR="00AF7B85" w:rsidRDefault="000E71B2">
            <w:pPr>
              <w:pStyle w:val="Standard"/>
              <w:widowControl/>
              <w:spacing w:after="0" w:line="240" w:lineRule="auto"/>
              <w:jc w:val="right"/>
            </w:pPr>
            <w:r>
              <w:rPr>
                <w:rFonts w:ascii="Garamond" w:eastAsia="Garamond" w:hAnsi="Garamond" w:cs="Garamond"/>
                <w:b/>
                <w:color w:val="000000"/>
              </w:rPr>
              <w:t>With Home Field</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252E3FA3" w14:textId="77777777" w:rsidR="00AF7B85" w:rsidRDefault="000E71B2">
            <w:pPr>
              <w:pStyle w:val="Standard"/>
              <w:widowControl/>
              <w:spacing w:after="0" w:line="240" w:lineRule="auto"/>
              <w:jc w:val="center"/>
            </w:pPr>
            <w:r>
              <w:rPr>
                <w:rFonts w:ascii="Garamond" w:eastAsia="Garamond" w:hAnsi="Garamond" w:cs="Garamond"/>
                <w:color w:val="000000"/>
              </w:rPr>
              <w:t>6772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A4C04A9" w14:textId="77777777" w:rsidR="00AF7B85" w:rsidRDefault="000E71B2">
            <w:pPr>
              <w:pStyle w:val="Standard"/>
              <w:widowControl/>
              <w:spacing w:after="0" w:line="240" w:lineRule="auto"/>
              <w:jc w:val="center"/>
            </w:pPr>
            <w:r>
              <w:rPr>
                <w:rFonts w:ascii="Garamond" w:eastAsia="Garamond" w:hAnsi="Garamond" w:cs="Garamond"/>
                <w:color w:val="000000"/>
              </w:rPr>
              <w:t>5095</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515BCD4A" w14:textId="77777777" w:rsidR="00AF7B85" w:rsidRDefault="000E71B2">
            <w:pPr>
              <w:pStyle w:val="Standard"/>
              <w:widowControl/>
              <w:spacing w:after="0" w:line="240" w:lineRule="auto"/>
              <w:jc w:val="center"/>
            </w:pPr>
            <w:r>
              <w:rPr>
                <w:rFonts w:ascii="Garamond" w:eastAsia="Garamond" w:hAnsi="Garamond" w:cs="Garamond"/>
                <w:color w:val="000000"/>
              </w:rPr>
              <w:t>3434</w:t>
            </w:r>
          </w:p>
        </w:tc>
      </w:tr>
      <w:tr w:rsidR="00AF7B85" w14:paraId="210224D6"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1E518891" w14:textId="77777777" w:rsidR="00AF7B85" w:rsidRDefault="000E71B2">
            <w:pPr>
              <w:pStyle w:val="Standard"/>
              <w:widowControl/>
              <w:spacing w:after="0" w:line="240" w:lineRule="auto"/>
              <w:jc w:val="right"/>
            </w:pPr>
            <w:r>
              <w:rPr>
                <w:rFonts w:ascii="Garamond" w:eastAsia="Garamond" w:hAnsi="Garamond" w:cs="Garamond"/>
                <w:b/>
                <w:color w:val="000000"/>
              </w:rPr>
              <w:t>Base (Variety, Site, Year)</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38F0E2E4" w14:textId="77777777" w:rsidR="00AF7B85" w:rsidRDefault="000E71B2">
            <w:pPr>
              <w:pStyle w:val="Standard"/>
              <w:widowControl/>
              <w:spacing w:after="0" w:line="240" w:lineRule="auto"/>
              <w:jc w:val="center"/>
            </w:pPr>
            <w:r>
              <w:rPr>
                <w:rFonts w:ascii="Garamond" w:eastAsia="Garamond" w:hAnsi="Garamond" w:cs="Garamond"/>
                <w:color w:val="000000"/>
              </w:rPr>
              <w:t>7323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0C3D11DC" w14:textId="77777777" w:rsidR="00AF7B85" w:rsidRDefault="000E71B2">
            <w:pPr>
              <w:pStyle w:val="Standard"/>
              <w:widowControl/>
              <w:spacing w:after="0" w:line="240" w:lineRule="auto"/>
              <w:jc w:val="center"/>
            </w:pPr>
            <w:r>
              <w:rPr>
                <w:rFonts w:ascii="Garamond" w:eastAsia="Garamond" w:hAnsi="Garamond" w:cs="Garamond"/>
                <w:color w:val="000000"/>
              </w:rPr>
              <w:t>5421</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1DE2CDE9" w14:textId="77777777" w:rsidR="00AF7B85" w:rsidRDefault="000E71B2">
            <w:pPr>
              <w:pStyle w:val="Standard"/>
              <w:widowControl/>
              <w:spacing w:after="0" w:line="240" w:lineRule="auto"/>
              <w:jc w:val="center"/>
            </w:pPr>
            <w:r>
              <w:rPr>
                <w:rFonts w:ascii="Garamond" w:eastAsia="Garamond" w:hAnsi="Garamond" w:cs="Garamond"/>
                <w:color w:val="000000"/>
              </w:rPr>
              <w:t>3599</w:t>
            </w:r>
          </w:p>
        </w:tc>
      </w:tr>
      <w:tr w:rsidR="00AF7B85" w14:paraId="4C74D487"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6A4BDA44" w14:textId="77777777" w:rsidR="00AF7B85" w:rsidRDefault="000E71B2">
            <w:pPr>
              <w:pStyle w:val="Standard"/>
              <w:widowControl/>
              <w:spacing w:after="0" w:line="240" w:lineRule="auto"/>
              <w:jc w:val="right"/>
            </w:pPr>
            <w:r>
              <w:rPr>
                <w:rFonts w:ascii="Garamond" w:eastAsia="Garamond" w:hAnsi="Garamond" w:cs="Garamond"/>
                <w:b/>
                <w:color w:val="000000"/>
              </w:rPr>
              <w:t>With Home Field,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7B014934" w14:textId="77777777" w:rsidR="00AF7B85" w:rsidRDefault="000E71B2">
            <w:pPr>
              <w:pStyle w:val="Standard"/>
              <w:widowControl/>
              <w:spacing w:after="0" w:line="240" w:lineRule="auto"/>
              <w:jc w:val="center"/>
            </w:pPr>
            <w:r>
              <w:rPr>
                <w:rFonts w:ascii="Garamond" w:eastAsia="Garamond" w:hAnsi="Garamond" w:cs="Garamond"/>
                <w:color w:val="000000"/>
              </w:rPr>
              <w:t>7662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B623C4F" w14:textId="77777777" w:rsidR="00AF7B85" w:rsidRDefault="000E71B2">
            <w:pPr>
              <w:pStyle w:val="Standard"/>
              <w:widowControl/>
              <w:spacing w:after="0" w:line="240" w:lineRule="auto"/>
              <w:jc w:val="center"/>
            </w:pPr>
            <w:r>
              <w:rPr>
                <w:rFonts w:ascii="Garamond" w:eastAsia="Garamond" w:hAnsi="Garamond" w:cs="Garamond"/>
                <w:color w:val="000000"/>
              </w:rPr>
              <w:t>5703</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02B09C9D" w14:textId="77777777" w:rsidR="00AF7B85" w:rsidRDefault="000E71B2">
            <w:pPr>
              <w:pStyle w:val="Standard"/>
              <w:widowControl/>
              <w:spacing w:after="0" w:line="240" w:lineRule="auto"/>
              <w:jc w:val="center"/>
            </w:pPr>
            <w:r>
              <w:rPr>
                <w:rFonts w:ascii="Garamond" w:eastAsia="Garamond" w:hAnsi="Garamond" w:cs="Garamond"/>
                <w:color w:val="000000"/>
              </w:rPr>
              <w:t>3773</w:t>
            </w:r>
          </w:p>
        </w:tc>
      </w:tr>
      <w:tr w:rsidR="00AF7B85" w14:paraId="038D04FD"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390A204E" w14:textId="77777777" w:rsidR="00AF7B85" w:rsidRDefault="000E71B2">
            <w:pPr>
              <w:pStyle w:val="Standard"/>
              <w:widowControl/>
              <w:spacing w:after="0" w:line="240" w:lineRule="auto"/>
              <w:jc w:val="right"/>
            </w:pPr>
            <w:r>
              <w:rPr>
                <w:rFonts w:ascii="Garamond" w:eastAsia="Garamond" w:hAnsi="Garamond" w:cs="Garamond"/>
                <w:b/>
                <w:color w:val="000000"/>
              </w:rPr>
              <w:t>With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548611F9" w14:textId="77777777" w:rsidR="00AF7B85" w:rsidRDefault="000E71B2">
            <w:pPr>
              <w:pStyle w:val="Standard"/>
              <w:widowControl/>
              <w:spacing w:after="0" w:line="240" w:lineRule="auto"/>
              <w:jc w:val="center"/>
            </w:pPr>
            <w:r>
              <w:rPr>
                <w:rFonts w:ascii="Garamond" w:eastAsia="Garamond" w:hAnsi="Garamond" w:cs="Garamond"/>
                <w:color w:val="000000"/>
              </w:rPr>
              <w:t>8143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366C5BCB" w14:textId="77777777" w:rsidR="00AF7B85" w:rsidRDefault="000E71B2">
            <w:pPr>
              <w:pStyle w:val="Standard"/>
              <w:widowControl/>
              <w:spacing w:after="0" w:line="240" w:lineRule="auto"/>
              <w:jc w:val="center"/>
            </w:pPr>
            <w:r>
              <w:rPr>
                <w:rFonts w:ascii="Garamond" w:eastAsia="Garamond" w:hAnsi="Garamond" w:cs="Garamond"/>
                <w:color w:val="000000"/>
              </w:rPr>
              <w:t>5997</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760A4885" w14:textId="77777777" w:rsidR="00AF7B85" w:rsidRDefault="000E71B2">
            <w:pPr>
              <w:pStyle w:val="Standard"/>
              <w:widowControl/>
              <w:spacing w:after="0" w:line="240" w:lineRule="auto"/>
              <w:jc w:val="center"/>
            </w:pPr>
            <w:r>
              <w:rPr>
                <w:rFonts w:ascii="Garamond" w:eastAsia="Garamond" w:hAnsi="Garamond" w:cs="Garamond"/>
                <w:color w:val="000000"/>
              </w:rPr>
              <w:t>3926</w:t>
            </w:r>
          </w:p>
        </w:tc>
      </w:tr>
      <w:tr w:rsidR="00AF7B85" w14:paraId="631C81C1" w14:textId="77777777">
        <w:tc>
          <w:tcPr>
            <w:tcW w:w="7289" w:type="dxa"/>
            <w:gridSpan w:val="4"/>
            <w:shd w:val="clear" w:color="auto" w:fill="FFFFFF"/>
            <w:tcMar>
              <w:top w:w="0" w:type="dxa"/>
              <w:left w:w="108" w:type="dxa"/>
              <w:bottom w:w="0" w:type="dxa"/>
              <w:right w:w="108" w:type="dxa"/>
            </w:tcMar>
            <w:vAlign w:val="center"/>
          </w:tcPr>
          <w:p w14:paraId="54051C53" w14:textId="77777777" w:rsidR="00AF7B85" w:rsidRDefault="000E71B2">
            <w:pPr>
              <w:pStyle w:val="Standard"/>
              <w:widowControl/>
              <w:spacing w:after="0" w:line="240" w:lineRule="auto"/>
            </w:pPr>
            <w:r w:rsidRPr="007D6D4E">
              <w:rPr>
                <w:rFonts w:ascii="Garamond" w:eastAsia="Garamond" w:hAnsi="Garamond" w:cs="Garamond"/>
                <w:color w:val="000000"/>
                <w:vertAlign w:val="superscript"/>
              </w:rPr>
              <w:t>1</w:t>
            </w:r>
            <w:r>
              <w:rPr>
                <w:rFonts w:ascii="Garamond" w:eastAsia="Garamond" w:hAnsi="Garamond" w:cs="Garamond"/>
                <w:color w:val="000000"/>
              </w:rPr>
              <w:t>Akaike Information Criterion</w:t>
            </w:r>
          </w:p>
        </w:tc>
      </w:tr>
    </w:tbl>
    <w:p w14:paraId="57AAAEA4" w14:textId="77777777" w:rsidR="00AF7B85" w:rsidRDefault="00AF7B85">
      <w:pPr>
        <w:pStyle w:val="Standard"/>
        <w:widowControl/>
        <w:spacing w:after="240" w:line="480" w:lineRule="auto"/>
        <w:ind w:firstLine="360"/>
        <w:rPr>
          <w:rFonts w:ascii="Garamond" w:eastAsia="Garamond" w:hAnsi="Garamond" w:cs="Garamond"/>
          <w:color w:val="000000"/>
        </w:rPr>
      </w:pPr>
      <w:bookmarkStart w:id="224" w:name="_2xcytpi"/>
      <w:bookmarkEnd w:id="224"/>
    </w:p>
    <w:p w14:paraId="49FAA823" w14:textId="77777777" w:rsidR="00AF7B85" w:rsidRDefault="00AF7B85">
      <w:pPr>
        <w:pStyle w:val="Standard"/>
        <w:pageBreakBefore/>
        <w:widowControl/>
        <w:rPr>
          <w:rFonts w:ascii="Garamond" w:eastAsia="Garamond" w:hAnsi="Garamond" w:cs="Garamond"/>
          <w:color w:val="000000"/>
        </w:rPr>
      </w:pPr>
    </w:p>
    <w:tbl>
      <w:tblPr>
        <w:tblW w:w="6435" w:type="dxa"/>
        <w:tblInd w:w="1470" w:type="dxa"/>
        <w:tblLayout w:type="fixed"/>
        <w:tblCellMar>
          <w:left w:w="10" w:type="dxa"/>
          <w:right w:w="10" w:type="dxa"/>
        </w:tblCellMar>
        <w:tblLook w:val="0000" w:firstRow="0" w:lastRow="0" w:firstColumn="0" w:lastColumn="0" w:noHBand="0" w:noVBand="0"/>
      </w:tblPr>
      <w:tblGrid>
        <w:gridCol w:w="1620"/>
        <w:gridCol w:w="1574"/>
        <w:gridCol w:w="825"/>
        <w:gridCol w:w="1110"/>
        <w:gridCol w:w="1306"/>
      </w:tblGrid>
      <w:tr w:rsidR="00AF7B85" w14:paraId="1D6DEA00" w14:textId="77777777">
        <w:tc>
          <w:tcPr>
            <w:tcW w:w="6435" w:type="dxa"/>
            <w:gridSpan w:val="5"/>
            <w:shd w:val="clear" w:color="auto" w:fill="FFFFFF"/>
            <w:tcMar>
              <w:top w:w="0" w:type="dxa"/>
              <w:left w:w="108" w:type="dxa"/>
              <w:bottom w:w="0" w:type="dxa"/>
              <w:right w:w="108" w:type="dxa"/>
            </w:tcMar>
            <w:vAlign w:val="center"/>
          </w:tcPr>
          <w:p w14:paraId="30112966" w14:textId="51629CD3" w:rsidR="00AF7B85" w:rsidRDefault="000E71B2">
            <w:pPr>
              <w:pStyle w:val="Standard"/>
              <w:widowControl/>
              <w:spacing w:after="0" w:line="240" w:lineRule="auto"/>
            </w:pPr>
            <w:r>
              <w:rPr>
                <w:rFonts w:ascii="Garamond" w:eastAsia="Garamond" w:hAnsi="Garamond" w:cs="Garamond"/>
                <w:b/>
                <w:color w:val="000000"/>
              </w:rPr>
              <w:t>Table S</w:t>
            </w:r>
            <w:ins w:id="225" w:author="Ewing, Patrick - ARS" w:date="2021-09-13T12:56:00Z">
              <w:r w:rsidR="0024245D">
                <w:rPr>
                  <w:rFonts w:ascii="Garamond" w:eastAsia="Garamond" w:hAnsi="Garamond" w:cs="Garamond"/>
                  <w:b/>
                  <w:color w:val="000000"/>
                </w:rPr>
                <w:t>4</w:t>
              </w:r>
            </w:ins>
            <w:del w:id="226" w:author="Ewing, Patrick - ARS" w:date="2021-09-13T12:56:00Z">
              <w:r w:rsidDel="0024245D">
                <w:rPr>
                  <w:rFonts w:ascii="Garamond" w:eastAsia="Garamond" w:hAnsi="Garamond" w:cs="Garamond"/>
                  <w:b/>
                  <w:color w:val="000000"/>
                </w:rPr>
                <w:delText>3</w:delText>
              </w:r>
            </w:del>
          </w:p>
        </w:tc>
      </w:tr>
      <w:tr w:rsidR="00AF7B85" w14:paraId="2A28C64D" w14:textId="77777777">
        <w:tc>
          <w:tcPr>
            <w:tcW w:w="6435" w:type="dxa"/>
            <w:gridSpan w:val="5"/>
            <w:shd w:val="clear" w:color="auto" w:fill="FFFFFF"/>
            <w:tcMar>
              <w:top w:w="0" w:type="dxa"/>
              <w:left w:w="108" w:type="dxa"/>
              <w:bottom w:w="0" w:type="dxa"/>
              <w:right w:w="108" w:type="dxa"/>
            </w:tcMar>
            <w:vAlign w:val="center"/>
          </w:tcPr>
          <w:p w14:paraId="1CB6C177" w14:textId="77777777" w:rsidR="00AF7B85" w:rsidRDefault="000E71B2">
            <w:pPr>
              <w:pStyle w:val="Standard"/>
              <w:widowControl/>
              <w:spacing w:after="0" w:line="240" w:lineRule="auto"/>
            </w:pPr>
            <w:r>
              <w:rPr>
                <w:rFonts w:ascii="Garamond" w:eastAsia="Garamond" w:hAnsi="Garamond" w:cs="Garamond"/>
                <w:color w:val="000000"/>
              </w:rPr>
              <w:t>ANOVA of Home Field Advantage Across Time</w:t>
            </w:r>
          </w:p>
        </w:tc>
      </w:tr>
      <w:tr w:rsidR="00AF7B85" w14:paraId="36003400" w14:textId="77777777">
        <w:tc>
          <w:tcPr>
            <w:tcW w:w="1620" w:type="dxa"/>
            <w:shd w:val="clear" w:color="auto" w:fill="FFFFFF"/>
            <w:tcMar>
              <w:top w:w="0" w:type="dxa"/>
              <w:left w:w="108" w:type="dxa"/>
              <w:bottom w:w="0" w:type="dxa"/>
              <w:right w:w="108" w:type="dxa"/>
            </w:tcMar>
            <w:vAlign w:val="center"/>
          </w:tcPr>
          <w:p w14:paraId="794C4A2A" w14:textId="77777777" w:rsidR="00AF7B85" w:rsidRDefault="00AF7B85">
            <w:pPr>
              <w:pStyle w:val="Standard"/>
              <w:widowControl/>
              <w:spacing w:after="0" w:line="240" w:lineRule="auto"/>
              <w:rPr>
                <w:rFonts w:ascii="Garamond" w:eastAsia="Garamond" w:hAnsi="Garamond" w:cs="Garamond"/>
                <w:b/>
                <w:color w:val="000000"/>
              </w:rPr>
            </w:pPr>
          </w:p>
        </w:tc>
        <w:tc>
          <w:tcPr>
            <w:tcW w:w="1574" w:type="dxa"/>
            <w:shd w:val="clear" w:color="auto" w:fill="FFFFFF"/>
            <w:tcMar>
              <w:top w:w="0" w:type="dxa"/>
              <w:left w:w="108" w:type="dxa"/>
              <w:bottom w:w="0" w:type="dxa"/>
              <w:right w:w="108" w:type="dxa"/>
            </w:tcMar>
            <w:vAlign w:val="center"/>
          </w:tcPr>
          <w:p w14:paraId="7EC6376C"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825" w:type="dxa"/>
            <w:shd w:val="clear" w:color="auto" w:fill="FFFFFF"/>
            <w:tcMar>
              <w:top w:w="0" w:type="dxa"/>
              <w:left w:w="108" w:type="dxa"/>
              <w:bottom w:w="0" w:type="dxa"/>
              <w:right w:w="108" w:type="dxa"/>
            </w:tcMar>
            <w:vAlign w:val="center"/>
          </w:tcPr>
          <w:p w14:paraId="1549285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110" w:type="dxa"/>
            <w:shd w:val="clear" w:color="auto" w:fill="FFFFFF"/>
            <w:tcMar>
              <w:top w:w="0" w:type="dxa"/>
              <w:left w:w="108" w:type="dxa"/>
              <w:bottom w:w="0" w:type="dxa"/>
              <w:right w:w="108" w:type="dxa"/>
            </w:tcMar>
            <w:vAlign w:val="center"/>
          </w:tcPr>
          <w:p w14:paraId="329D600E"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7AD9BE" w14:textId="77777777" w:rsidR="00AF7B85" w:rsidRDefault="000E71B2">
            <w:pPr>
              <w:pStyle w:val="Standard"/>
              <w:widowControl/>
              <w:spacing w:after="0" w:line="240" w:lineRule="auto"/>
              <w:jc w:val="center"/>
            </w:pPr>
            <w:r>
              <w:rPr>
                <w:rFonts w:ascii="Garamond" w:eastAsia="Garamond" w:hAnsi="Garamond" w:cs="Garamond"/>
                <w:b/>
                <w:color w:val="000000"/>
              </w:rPr>
              <w:t>Pr(&gt;F)</w:t>
            </w:r>
          </w:p>
        </w:tc>
      </w:tr>
      <w:tr w:rsidR="00AF7B85" w14:paraId="472D15D9"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40D7C60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D404AF" w14:textId="77777777" w:rsidR="00AF7B85" w:rsidRDefault="000E71B2">
            <w:pPr>
              <w:pStyle w:val="Standard"/>
              <w:widowControl/>
              <w:spacing w:after="0" w:line="240" w:lineRule="auto"/>
              <w:jc w:val="center"/>
            </w:pPr>
            <w:r>
              <w:rPr>
                <w:rFonts w:ascii="Garamond" w:eastAsia="Garamond" w:hAnsi="Garamond" w:cs="Garamond"/>
                <w:color w:val="000000"/>
              </w:rPr>
              <w:t>4.755</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50C46BC4"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1A670EE7" w14:textId="77777777" w:rsidR="00AF7B85" w:rsidRDefault="000E71B2">
            <w:pPr>
              <w:pStyle w:val="Standard"/>
              <w:widowControl/>
              <w:spacing w:after="0" w:line="240" w:lineRule="auto"/>
              <w:jc w:val="center"/>
            </w:pPr>
            <w:r>
              <w:rPr>
                <w:rFonts w:ascii="Garamond" w:eastAsia="Garamond" w:hAnsi="Garamond" w:cs="Garamond"/>
                <w:color w:val="000000"/>
              </w:rPr>
              <w:t>0.00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EB37F71" w14:textId="77777777" w:rsidR="00AF7B85" w:rsidRDefault="000E71B2">
            <w:pPr>
              <w:pStyle w:val="Standard"/>
              <w:widowControl/>
              <w:spacing w:after="0" w:line="240" w:lineRule="auto"/>
              <w:jc w:val="center"/>
            </w:pPr>
            <w:r>
              <w:rPr>
                <w:rFonts w:ascii="Garamond" w:eastAsia="Garamond" w:hAnsi="Garamond" w:cs="Garamond"/>
                <w:color w:val="000000"/>
              </w:rPr>
              <w:t>0.992</w:t>
            </w:r>
          </w:p>
        </w:tc>
      </w:tr>
      <w:tr w:rsidR="00AF7B85" w14:paraId="621DEAE9"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27AC1327"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0F679989" w14:textId="77777777" w:rsidR="00AF7B85" w:rsidRDefault="000E71B2">
            <w:pPr>
              <w:pStyle w:val="Standard"/>
              <w:widowControl/>
              <w:spacing w:after="0" w:line="240" w:lineRule="auto"/>
              <w:jc w:val="center"/>
            </w:pPr>
            <w:r>
              <w:rPr>
                <w:rFonts w:ascii="Garamond" w:eastAsia="Garamond" w:hAnsi="Garamond" w:cs="Garamond"/>
                <w:color w:val="000000"/>
              </w:rPr>
              <w:t>36,290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479D27F"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08D0EAE" w14:textId="77777777" w:rsidR="00AF7B85" w:rsidRDefault="000E71B2">
            <w:pPr>
              <w:pStyle w:val="Standard"/>
              <w:widowControl/>
              <w:spacing w:after="0" w:line="240" w:lineRule="auto"/>
              <w:jc w:val="center"/>
            </w:pPr>
            <w:r>
              <w:rPr>
                <w:rFonts w:ascii="Garamond" w:eastAsia="Garamond" w:hAnsi="Garamond" w:cs="Garamond"/>
                <w:color w:val="000000"/>
              </w:rPr>
              <w:t>0.43</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E78FA0F" w14:textId="77777777" w:rsidR="00AF7B85" w:rsidRDefault="000E71B2">
            <w:pPr>
              <w:pStyle w:val="Standard"/>
              <w:widowControl/>
              <w:spacing w:after="0" w:line="240" w:lineRule="auto"/>
              <w:jc w:val="center"/>
            </w:pPr>
            <w:r>
              <w:rPr>
                <w:rFonts w:ascii="Garamond" w:eastAsia="Garamond" w:hAnsi="Garamond" w:cs="Garamond"/>
                <w:color w:val="000000"/>
              </w:rPr>
              <w:t>0.654</w:t>
            </w:r>
          </w:p>
        </w:tc>
      </w:tr>
      <w:tr w:rsidR="00AF7B85" w14:paraId="5DFB2171"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30C9E834" w14:textId="77777777" w:rsidR="00AF7B85" w:rsidRDefault="000E71B2">
            <w:pPr>
              <w:pStyle w:val="Standard"/>
              <w:widowControl/>
              <w:spacing w:after="0" w:line="240" w:lineRule="auto"/>
              <w:jc w:val="right"/>
            </w:pPr>
            <w:r>
              <w:rPr>
                <w:rFonts w:ascii="Garamond" w:eastAsia="Garamond" w:hAnsi="Garamond" w:cs="Garamond"/>
                <w:b/>
                <w:color w:val="000000"/>
              </w:rPr>
              <w:t>Year * 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4CDDDA86" w14:textId="77777777" w:rsidR="00AF7B85" w:rsidRDefault="000E71B2">
            <w:pPr>
              <w:pStyle w:val="Standard"/>
              <w:widowControl/>
              <w:spacing w:after="0" w:line="240" w:lineRule="auto"/>
              <w:jc w:val="center"/>
            </w:pPr>
            <w:r>
              <w:rPr>
                <w:rFonts w:ascii="Garamond" w:eastAsia="Garamond" w:hAnsi="Garamond" w:cs="Garamond"/>
                <w:color w:val="000000"/>
              </w:rPr>
              <w:t>410,000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76151307"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187F745" w14:textId="77777777" w:rsidR="00AF7B85" w:rsidRDefault="000E71B2">
            <w:pPr>
              <w:pStyle w:val="Standard"/>
              <w:widowControl/>
              <w:spacing w:after="0" w:line="240" w:lineRule="auto"/>
              <w:jc w:val="center"/>
            </w:pPr>
            <w:r>
              <w:rPr>
                <w:rFonts w:ascii="Garamond" w:eastAsia="Garamond" w:hAnsi="Garamond" w:cs="Garamond"/>
                <w:color w:val="000000"/>
              </w:rPr>
              <w:t>4.82</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825D221" w14:textId="77777777" w:rsidR="00AF7B85" w:rsidRDefault="000E71B2">
            <w:pPr>
              <w:pStyle w:val="Standard"/>
              <w:widowControl/>
              <w:spacing w:after="0" w:line="240" w:lineRule="auto"/>
              <w:jc w:val="center"/>
            </w:pPr>
            <w:r>
              <w:rPr>
                <w:rFonts w:ascii="Garamond" w:eastAsia="Garamond" w:hAnsi="Garamond" w:cs="Garamond"/>
                <w:color w:val="000000"/>
              </w:rPr>
              <w:t>0.010</w:t>
            </w:r>
          </w:p>
        </w:tc>
      </w:tr>
      <w:tr w:rsidR="00AF7B85" w14:paraId="389547C7"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063EC3CC"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EA111F" w14:textId="77777777" w:rsidR="00AF7B85" w:rsidRDefault="000E71B2">
            <w:pPr>
              <w:pStyle w:val="Standard"/>
              <w:widowControl/>
              <w:spacing w:after="0" w:line="240" w:lineRule="auto"/>
              <w:jc w:val="center"/>
            </w:pPr>
            <w:r>
              <w:rPr>
                <w:rFonts w:ascii="Garamond" w:eastAsia="Garamond" w:hAnsi="Garamond" w:cs="Garamond"/>
                <w:color w:val="000000"/>
              </w:rPr>
              <w:t>3,994,000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E9FABF4" w14:textId="77777777" w:rsidR="00AF7B85" w:rsidRDefault="000E71B2">
            <w:pPr>
              <w:pStyle w:val="Standard"/>
              <w:widowControl/>
              <w:spacing w:after="0" w:line="240" w:lineRule="auto"/>
              <w:jc w:val="center"/>
            </w:pPr>
            <w:r>
              <w:rPr>
                <w:rFonts w:ascii="Garamond" w:eastAsia="Garamond" w:hAnsi="Garamond" w:cs="Garamond"/>
                <w:color w:val="000000"/>
              </w:rPr>
              <w:t>94</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6E947360"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01B0B82"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51EF770E" w14:textId="77777777" w:rsidR="00AF7B85" w:rsidRDefault="00AF7B85">
      <w:pPr>
        <w:pStyle w:val="Standard"/>
        <w:widowControl/>
        <w:spacing w:after="240" w:line="480" w:lineRule="auto"/>
      </w:pPr>
    </w:p>
    <w:sectPr w:rsidR="00AF7B85" w:rsidSect="00736C64">
      <w:headerReference w:type="default" r:id="rId23"/>
      <w:footerReference w:type="default" r:id="rId24"/>
      <w:pgSz w:w="12240" w:h="15840"/>
      <w:pgMar w:top="1440" w:right="1440" w:bottom="1440" w:left="1440" w:header="720" w:footer="435"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3F550" w14:textId="77777777" w:rsidR="00244AC7" w:rsidRDefault="00244AC7">
      <w:r>
        <w:separator/>
      </w:r>
    </w:p>
  </w:endnote>
  <w:endnote w:type="continuationSeparator" w:id="0">
    <w:p w14:paraId="4B86FFBA" w14:textId="77777777" w:rsidR="00244AC7" w:rsidRDefault="00244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B Garamond">
    <w:altName w:val="EB Garamond"/>
    <w:charset w:val="00"/>
    <w:family w:val="auto"/>
    <w:pitch w:val="variable"/>
    <w:sig w:usb0="E00002FF" w:usb1="02000413" w:usb2="00000000" w:usb3="00000000" w:csb0="0000019F" w:csb1="00000000"/>
  </w:font>
  <w:font w:name="Garamond">
    <w:panose1 w:val="02020404030301010803"/>
    <w:charset w:val="00"/>
    <w:family w:val="roman"/>
    <w:pitch w:val="variable"/>
    <w:sig w:usb0="00000287" w:usb1="00000000" w:usb2="00000000" w:usb3="00000000" w:csb0="0000009F" w:csb1="00000000"/>
  </w:font>
  <w:font w:name="Liberation Sans">
    <w:charset w:val="00"/>
    <w:family w:val="swiss"/>
    <w:pitch w:val="variable"/>
  </w:font>
  <w:font w:name="Linux Libertine G">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FA20F" w14:textId="77777777" w:rsidR="00244AC7" w:rsidRDefault="00244AC7">
    <w:pPr>
      <w:pStyle w:val="Standard"/>
      <w:widowControl/>
      <w:spacing w:after="240" w:line="480" w:lineRule="auto"/>
      <w:ind w:firstLine="360"/>
    </w:pP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B5C9D" w14:textId="77777777" w:rsidR="00244AC7" w:rsidRDefault="00244AC7">
      <w:r>
        <w:rPr>
          <w:color w:val="000000"/>
        </w:rPr>
        <w:separator/>
      </w:r>
    </w:p>
  </w:footnote>
  <w:footnote w:type="continuationSeparator" w:id="0">
    <w:p w14:paraId="183D20DD" w14:textId="77777777" w:rsidR="00244AC7" w:rsidRDefault="00244A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34322" w14:textId="77777777" w:rsidR="00244AC7" w:rsidRDefault="00244AC7">
    <w:pPr>
      <w:pStyle w:val="Standard"/>
      <w:widowControl/>
      <w:spacing w:after="240" w:line="480" w:lineRule="auto"/>
      <w:ind w:firstLine="360"/>
      <w:rPr>
        <w:rFonts w:ascii="Garamond" w:eastAsia="Garamond" w:hAnsi="Garamond" w:cs="Garamond"/>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0A5F"/>
    <w:multiLevelType w:val="multilevel"/>
    <w:tmpl w:val="2254457A"/>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F93DA1"/>
    <w:multiLevelType w:val="multilevel"/>
    <w:tmpl w:val="F016055C"/>
    <w:styleLink w:val="WWNum1"/>
    <w:lvl w:ilvl="0">
      <w:start w:val="1"/>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5DF421FA"/>
    <w:multiLevelType w:val="multilevel"/>
    <w:tmpl w:val="4E4E8D80"/>
    <w:styleLink w:val="WWNum3"/>
    <w:lvl w:ilvl="0">
      <w:start w:val="10"/>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6F205C74"/>
    <w:multiLevelType w:val="hybridMultilevel"/>
    <w:tmpl w:val="1CC05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1"/>
    <w:lvlOverride w:ilvl="0">
      <w:startOverride w:val="1"/>
    </w:lvlOverride>
  </w:num>
  <w:num w:numId="5">
    <w:abstractNumId w:val="0"/>
    <w:lvlOverride w:ilvl="0">
      <w:startOverride w:val="1"/>
    </w:lvlOverride>
  </w:num>
  <w:num w:numId="6">
    <w:abstractNumId w:val="2"/>
    <w:lvlOverride w:ilvl="0">
      <w:startOverride w:val="10"/>
    </w:lvlOverride>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autoHyphenation/>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B85"/>
    <w:rsid w:val="00010170"/>
    <w:rsid w:val="00013F4F"/>
    <w:rsid w:val="000213FE"/>
    <w:rsid w:val="000710D1"/>
    <w:rsid w:val="000E71B2"/>
    <w:rsid w:val="001B0613"/>
    <w:rsid w:val="0024245D"/>
    <w:rsid w:val="00244AC7"/>
    <w:rsid w:val="002E61DD"/>
    <w:rsid w:val="003F7A91"/>
    <w:rsid w:val="00407DA5"/>
    <w:rsid w:val="004930CD"/>
    <w:rsid w:val="00736C64"/>
    <w:rsid w:val="00794C49"/>
    <w:rsid w:val="007D6D4E"/>
    <w:rsid w:val="00812BC1"/>
    <w:rsid w:val="0087716A"/>
    <w:rsid w:val="008F7AFF"/>
    <w:rsid w:val="00942E82"/>
    <w:rsid w:val="009E65F4"/>
    <w:rsid w:val="00AE3EC4"/>
    <w:rsid w:val="00AE46BB"/>
    <w:rsid w:val="00AF7B85"/>
    <w:rsid w:val="00B3598D"/>
    <w:rsid w:val="00B468F3"/>
    <w:rsid w:val="00B747CD"/>
    <w:rsid w:val="00BA1D09"/>
    <w:rsid w:val="00BF21A1"/>
    <w:rsid w:val="00D45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71DCA63"/>
  <w15:docId w15:val="{CDD9F52C-37DD-4480-A1D6-5A4832BFC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pPr>
  </w:style>
  <w:style w:type="paragraph" w:styleId="Heading1">
    <w:name w:val="heading 1"/>
    <w:basedOn w:val="Normal"/>
    <w:next w:val="Standard"/>
    <w:uiPriority w:val="9"/>
    <w:qFormat/>
    <w:pPr>
      <w:keepNext/>
      <w:keepLines/>
      <w:spacing w:after="240" w:line="480" w:lineRule="auto"/>
      <w:ind w:left="360"/>
      <w:outlineLvl w:val="0"/>
    </w:pPr>
    <w:rPr>
      <w:rFonts w:ascii="Garamond" w:eastAsia="Garamond" w:hAnsi="Garamond" w:cs="Garamond"/>
      <w:b/>
      <w:color w:val="000000"/>
    </w:rPr>
  </w:style>
  <w:style w:type="paragraph" w:styleId="Heading2">
    <w:name w:val="heading 2"/>
    <w:basedOn w:val="Normal"/>
    <w:next w:val="Standard"/>
    <w:uiPriority w:val="9"/>
    <w:unhideWhenUsed/>
    <w:qFormat/>
    <w:pPr>
      <w:keepNext/>
      <w:shd w:val="clear" w:color="auto" w:fill="FFFFFF"/>
      <w:spacing w:before="240" w:after="240"/>
      <w:outlineLvl w:val="1"/>
    </w:pPr>
    <w:rPr>
      <w:rFonts w:ascii="Garamond" w:eastAsia="Garamond" w:hAnsi="Garamond" w:cs="Garamond"/>
      <w:i/>
      <w:color w:val="000000"/>
    </w:rPr>
  </w:style>
  <w:style w:type="paragraph" w:styleId="Heading3">
    <w:name w:val="heading 3"/>
    <w:basedOn w:val="Normal"/>
    <w:next w:val="Standard"/>
    <w:uiPriority w:val="9"/>
    <w:semiHidden/>
    <w:unhideWhenUsed/>
    <w:qFormat/>
    <w:pPr>
      <w:shd w:val="clear" w:color="auto" w:fill="FFFFFF"/>
      <w:outlineLvl w:val="2"/>
    </w:pPr>
    <w:rPr>
      <w:rFonts w:ascii="Garamond" w:eastAsia="Garamond" w:hAnsi="Garamond" w:cs="Garamond"/>
      <w:color w:val="000000"/>
    </w:rPr>
  </w:style>
  <w:style w:type="paragraph" w:styleId="Heading4">
    <w:name w:val="heading 4"/>
    <w:basedOn w:val="Normal"/>
    <w:next w:val="Standard"/>
    <w:uiPriority w:val="9"/>
    <w:semiHidden/>
    <w:unhideWhenUsed/>
    <w:qFormat/>
    <w:pPr>
      <w:shd w:val="clear" w:color="auto" w:fill="FFFFFF"/>
      <w:spacing w:after="480"/>
      <w:outlineLvl w:val="3"/>
    </w:pPr>
    <w:rPr>
      <w:rFonts w:ascii="Garamond" w:eastAsia="Garamond" w:hAnsi="Garamond" w:cs="Garamond"/>
      <w:color w:val="000000"/>
    </w:rPr>
  </w:style>
  <w:style w:type="paragraph" w:styleId="Heading5">
    <w:name w:val="heading 5"/>
    <w:basedOn w:val="Normal"/>
    <w:next w:val="Standard"/>
    <w:uiPriority w:val="9"/>
    <w:semiHidden/>
    <w:unhideWhenUsed/>
    <w:qFormat/>
    <w:pPr>
      <w:shd w:val="clear" w:color="auto" w:fill="FFFFFF"/>
      <w:spacing w:after="240"/>
      <w:ind w:left="1080" w:hanging="360"/>
      <w:outlineLvl w:val="4"/>
    </w:pPr>
    <w:rPr>
      <w:rFonts w:ascii="Garamond" w:eastAsia="Garamond" w:hAnsi="Garamond" w:cs="Garamond"/>
      <w:color w:val="000000"/>
    </w:rPr>
  </w:style>
  <w:style w:type="paragraph" w:styleId="Heading6">
    <w:name w:val="heading 6"/>
    <w:basedOn w:val="Normal"/>
    <w:next w:val="Standard"/>
    <w:uiPriority w:val="9"/>
    <w:semiHidden/>
    <w:unhideWhenUsed/>
    <w:qFormat/>
    <w:pPr>
      <w:keepNext/>
      <w:keepLines/>
      <w:shd w:val="clear" w:color="auto" w:fill="FFFFFF"/>
      <w:spacing w:before="240" w:after="80" w:line="480" w:lineRule="auto"/>
      <w:outlineLvl w:val="5"/>
    </w:pPr>
    <w:rPr>
      <w:rFonts w:ascii="Garamond" w:eastAsia="Garamond" w:hAnsi="Garamond" w:cs="Garamond"/>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hd w:val="clear" w:color="auto" w:fill="FFFFFF"/>
      <w:spacing w:after="280" w:line="324"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Normal"/>
    <w:next w:val="Standard"/>
    <w:uiPriority w:val="10"/>
    <w:qFormat/>
    <w:rsid w:val="00AE46BB"/>
    <w:pPr>
      <w:keepNext/>
      <w:keepLines/>
      <w:shd w:val="clear" w:color="auto" w:fill="FFFFFF"/>
      <w:spacing w:after="240"/>
      <w:jc w:val="center"/>
    </w:pPr>
    <w:rPr>
      <w:rFonts w:ascii="Garamond" w:eastAsia="Garamond" w:hAnsi="Garamond" w:cs="Garamond"/>
      <w:b/>
      <w:color w:val="000000"/>
      <w:sz w:val="28"/>
      <w:szCs w:val="28"/>
    </w:rPr>
  </w:style>
  <w:style w:type="paragraph" w:styleId="Subtitle">
    <w:name w:val="Subtitle"/>
    <w:basedOn w:val="Normal"/>
    <w:next w:val="Standard"/>
    <w:uiPriority w:val="11"/>
    <w:qFormat/>
    <w:pPr>
      <w:keepNext/>
      <w:keepLines/>
      <w:shd w:val="clear" w:color="auto" w:fill="FFFFFF"/>
      <w:spacing w:after="320" w:line="480" w:lineRule="auto"/>
      <w:ind w:firstLine="360"/>
    </w:pPr>
    <w:rPr>
      <w:rFonts w:ascii="Arial" w:eastAsia="Arial" w:hAnsi="Arial" w:cs="Arial"/>
      <w:color w:val="666666"/>
      <w:sz w:val="30"/>
      <w:szCs w:val="30"/>
    </w:rPr>
  </w:style>
  <w:style w:type="paragraph" w:styleId="Header">
    <w:name w:val="header"/>
    <w:basedOn w:val="Standard"/>
  </w:style>
  <w:style w:type="paragraph" w:styleId="Footer">
    <w:name w:val="footer"/>
    <w:basedOn w:val="Standard"/>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rFonts w:ascii="Garamond" w:eastAsia="Garamond" w:hAnsi="Garamond" w:cs="Garamond"/>
      <w:b w:val="0"/>
      <w:i w:val="0"/>
      <w:caps w:val="0"/>
      <w:smallCaps w:val="0"/>
      <w:strike w:val="0"/>
      <w:dstrike w:val="0"/>
      <w:color w:val="0000FF"/>
      <w:position w:val="0"/>
      <w:sz w:val="24"/>
      <w:szCs w:val="24"/>
      <w:u w:val="single"/>
      <w:vertAlign w:val="baseline"/>
    </w:rPr>
  </w:style>
  <w:style w:type="character" w:customStyle="1" w:styleId="Internetlink">
    <w:name w:val="Internet link"/>
    <w:rPr>
      <w:color w:val="000080"/>
      <w:u w:val="single"/>
    </w:rPr>
  </w:style>
  <w:style w:type="character" w:customStyle="1" w:styleId="ListLabel4">
    <w:name w:val="ListLabel 4"/>
    <w:rPr>
      <w:rFonts w:ascii="Garamond" w:eastAsia="Garamond" w:hAnsi="Garamond" w:cs="Garamond"/>
      <w:b w:val="0"/>
      <w:i w:val="0"/>
      <w:caps w:val="0"/>
      <w:smallCaps w:val="0"/>
      <w:strike w:val="0"/>
      <w:dstrike w:val="0"/>
      <w:color w:val="000000"/>
      <w:position w:val="0"/>
      <w:sz w:val="24"/>
      <w:szCs w:val="24"/>
      <w:u w:val="none"/>
      <w:shd w:val="clear" w:color="auto" w:fill="FFFFFF"/>
      <w:vertAlign w:val="baseline"/>
    </w:rPr>
  </w:style>
  <w:style w:type="character" w:customStyle="1" w:styleId="ListLabel5">
    <w:name w:val="ListLabel 5"/>
    <w:rPr>
      <w:rFonts w:ascii="Garamond" w:eastAsia="Garamond" w:hAnsi="Garamond" w:cs="Garamond"/>
      <w:b w:val="0"/>
      <w:i w:val="0"/>
      <w:caps w:val="0"/>
      <w:smallCaps w:val="0"/>
      <w:strike w:val="0"/>
      <w:dstrike w:val="0"/>
      <w:color w:val="000000"/>
      <w:position w:val="0"/>
      <w:sz w:val="24"/>
      <w:szCs w:val="24"/>
      <w:u w:val="single"/>
      <w:shd w:val="clear" w:color="auto" w:fill="FFFFFF"/>
      <w:vertAlign w:val="baseline"/>
    </w:rPr>
  </w:style>
  <w:style w:type="character" w:customStyle="1" w:styleId="ListLabel6">
    <w:name w:val="ListLabel 6"/>
    <w:rPr>
      <w:rFonts w:ascii="Garamond" w:eastAsia="Garamond" w:hAnsi="Garamond" w:cs="Garamond"/>
      <w:b w:val="0"/>
      <w:i w:val="0"/>
      <w:caps w:val="0"/>
      <w:smallCaps w:val="0"/>
      <w:strike w:val="0"/>
      <w:dstrike w:val="0"/>
      <w:color w:val="0000FF"/>
      <w:position w:val="0"/>
      <w:sz w:val="24"/>
      <w:szCs w:val="24"/>
      <w:u w:val="single"/>
      <w:shd w:val="clear" w:color="auto" w:fill="FFFFFF"/>
      <w:vertAlign w:val="baselin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character" w:styleId="LineNumber">
    <w:name w:val="line number"/>
    <w:basedOn w:val="DefaultParagraphFont"/>
    <w:uiPriority w:val="99"/>
    <w:semiHidden/>
    <w:unhideWhenUsed/>
    <w:rsid w:val="000213FE"/>
  </w:style>
  <w:style w:type="paragraph" w:styleId="BalloonText">
    <w:name w:val="Balloon Text"/>
    <w:basedOn w:val="Normal"/>
    <w:link w:val="BalloonTextChar"/>
    <w:uiPriority w:val="99"/>
    <w:semiHidden/>
    <w:unhideWhenUsed/>
    <w:rsid w:val="00AE46BB"/>
    <w:rPr>
      <w:rFonts w:ascii="Segoe UI" w:hAnsi="Segoe UI" w:cs="Mangal"/>
      <w:sz w:val="18"/>
      <w:szCs w:val="16"/>
    </w:rPr>
  </w:style>
  <w:style w:type="character" w:customStyle="1" w:styleId="BalloonTextChar">
    <w:name w:val="Balloon Text Char"/>
    <w:basedOn w:val="DefaultParagraphFont"/>
    <w:link w:val="BalloonText"/>
    <w:uiPriority w:val="99"/>
    <w:semiHidden/>
    <w:rsid w:val="00AE46BB"/>
    <w:rPr>
      <w:rFonts w:ascii="Segoe UI" w:hAnsi="Segoe UI" w:cs="Mangal"/>
      <w:sz w:val="18"/>
      <w:szCs w:val="16"/>
    </w:rPr>
  </w:style>
  <w:style w:type="table" w:styleId="TableGrid">
    <w:name w:val="Table Grid"/>
    <w:basedOn w:val="TableNormal"/>
    <w:uiPriority w:val="39"/>
    <w:rsid w:val="00B46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faostat3.fao.org/" TargetMode="External"/><Relationship Id="rId18" Type="http://schemas.openxmlformats.org/officeDocument/2006/relationships/hyperlink" Target="https://doi.org/10.1371/journal.pbio.0040216"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jpeg"/><Relationship Id="rId12" Type="http://schemas.openxmlformats.org/officeDocument/2006/relationships/hyperlink" Target="http://faostat3.fao.org/" TargetMode="External"/><Relationship Id="rId17" Type="http://schemas.openxmlformats.org/officeDocument/2006/relationships/hyperlink" Target="https://nph.onlinelibrary.wiley.com/doi/full/10.1111/nph.13713"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BF02887079"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lice-MacQueen/cdbn-home-awa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1071/FP11124" TargetMode="External"/><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socialsciences.mcmaster.ca/jfox/Books/Companion/" TargetMode="External"/><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34</Pages>
  <Words>7813</Words>
  <Characters>44537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Ewing, Patrick - ARS</dc:creator>
  <cp:lastModifiedBy>Ewing, Patrick - ARS</cp:lastModifiedBy>
  <cp:revision>12</cp:revision>
  <cp:lastPrinted>2021-06-27T21:11:00Z</cp:lastPrinted>
  <dcterms:created xsi:type="dcterms:W3CDTF">2021-06-27T21:10:00Z</dcterms:created>
  <dcterms:modified xsi:type="dcterms:W3CDTF">2021-09-13T22:13:00Z</dcterms:modified>
</cp:coreProperties>
</file>