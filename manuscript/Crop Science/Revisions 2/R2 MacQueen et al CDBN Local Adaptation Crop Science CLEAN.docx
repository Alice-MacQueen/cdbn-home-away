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Pr="003D1804" w:rsidRDefault="000E71B2" w:rsidP="00AE46BB">
      <w:pPr>
        <w:pStyle w:val="Title"/>
        <w:rPr>
          <w:color w:val="auto"/>
          <w:sz w:val="24"/>
          <w:szCs w:val="24"/>
        </w:rPr>
      </w:pPr>
      <w:r w:rsidRPr="003D1804">
        <w:rPr>
          <w:color w:val="auto"/>
          <w:sz w:val="24"/>
          <w:szCs w:val="24"/>
        </w:rPr>
        <w:t>Local to continent</w:t>
      </w:r>
      <w:r w:rsidR="004930CD" w:rsidRPr="003D1804">
        <w:rPr>
          <w:color w:val="auto"/>
          <w:sz w:val="24"/>
          <w:szCs w:val="24"/>
        </w:rPr>
        <w:t>al</w:t>
      </w:r>
      <w:r w:rsidRPr="003D1804">
        <w:rPr>
          <w:color w:val="auto"/>
          <w:sz w:val="24"/>
          <w:szCs w:val="24"/>
        </w:rPr>
        <w:t>-scale variation in fitness and heritability in common bean (</w:t>
      </w:r>
      <w:r w:rsidRPr="003D1804">
        <w:rPr>
          <w:i/>
          <w:color w:val="auto"/>
          <w:sz w:val="24"/>
          <w:szCs w:val="24"/>
        </w:rPr>
        <w:t>Phaseolus vulgaris</w:t>
      </w:r>
      <w:r w:rsidRPr="003D1804">
        <w:rPr>
          <w:color w:val="auto"/>
          <w:sz w:val="24"/>
          <w:szCs w:val="24"/>
        </w:rPr>
        <w:t>)</w:t>
      </w:r>
    </w:p>
    <w:p w14:paraId="01562BDE" w14:textId="2D7FBD68"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rPr>
        <w:t>Alice H. MacQueen</w:t>
      </w:r>
      <w:r w:rsidRPr="003D1804">
        <w:rPr>
          <w:rFonts w:ascii="Garamond" w:eastAsia="Garamond" w:hAnsi="Garamond" w:cs="Garamond"/>
          <w:color w:val="auto"/>
          <w:vertAlign w:val="superscript"/>
        </w:rPr>
        <w:t>1</w:t>
      </w:r>
      <w:r w:rsidRPr="003D1804">
        <w:rPr>
          <w:rFonts w:ascii="Garamond" w:eastAsia="Garamond" w:hAnsi="Garamond" w:cs="Garamond"/>
          <w:color w:val="auto"/>
        </w:rPr>
        <w:t>, Colin K. Khoury</w:t>
      </w:r>
      <w:r w:rsidRPr="003D1804">
        <w:rPr>
          <w:rFonts w:ascii="Garamond" w:eastAsia="Garamond" w:hAnsi="Garamond" w:cs="Garamond"/>
          <w:color w:val="auto"/>
          <w:vertAlign w:val="superscript"/>
        </w:rPr>
        <w:t>2,3</w:t>
      </w:r>
      <w:r w:rsidRPr="003D1804">
        <w:rPr>
          <w:rFonts w:ascii="Garamond" w:eastAsia="Garamond" w:hAnsi="Garamond" w:cs="Garamond"/>
          <w:color w:val="auto"/>
        </w:rPr>
        <w:t>, Phil Miklas</w:t>
      </w:r>
      <w:r w:rsidRPr="003D1804">
        <w:rPr>
          <w:rFonts w:ascii="Garamond" w:eastAsia="Garamond" w:hAnsi="Garamond" w:cs="Garamond"/>
          <w:color w:val="auto"/>
          <w:vertAlign w:val="superscript"/>
        </w:rPr>
        <w:t>4</w:t>
      </w:r>
      <w:r w:rsidRPr="003D1804">
        <w:rPr>
          <w:rFonts w:ascii="Garamond" w:eastAsia="Garamond" w:hAnsi="Garamond" w:cs="Garamond"/>
          <w:color w:val="auto"/>
        </w:rPr>
        <w:t>, Phillip E. McClean</w:t>
      </w:r>
      <w:r w:rsidRPr="003D1804">
        <w:rPr>
          <w:rFonts w:ascii="Garamond" w:eastAsia="Garamond" w:hAnsi="Garamond" w:cs="Garamond"/>
          <w:color w:val="auto"/>
          <w:vertAlign w:val="superscript"/>
        </w:rPr>
        <w:t>5</w:t>
      </w:r>
      <w:r w:rsidRPr="003D1804">
        <w:rPr>
          <w:rFonts w:ascii="Garamond" w:eastAsia="Garamond" w:hAnsi="Garamond" w:cs="Garamond"/>
          <w:color w:val="auto"/>
        </w:rPr>
        <w:t>, Juan M. Osorno</w:t>
      </w:r>
      <w:r w:rsidRPr="003D1804">
        <w:rPr>
          <w:rFonts w:ascii="Garamond" w:eastAsia="Garamond" w:hAnsi="Garamond" w:cs="Garamond"/>
          <w:color w:val="auto"/>
          <w:vertAlign w:val="superscript"/>
        </w:rPr>
        <w:t>5</w:t>
      </w:r>
      <w:r w:rsidRPr="003D1804">
        <w:rPr>
          <w:rFonts w:ascii="Garamond" w:eastAsia="Garamond" w:hAnsi="Garamond" w:cs="Garamond"/>
          <w:color w:val="auto"/>
        </w:rPr>
        <w:t>, Bryan</w:t>
      </w:r>
      <w:r w:rsidR="00B747CD" w:rsidRPr="003D1804">
        <w:rPr>
          <w:rFonts w:ascii="Garamond" w:eastAsia="Garamond" w:hAnsi="Garamond" w:cs="Garamond"/>
          <w:color w:val="auto"/>
        </w:rPr>
        <w:t xml:space="preserve"> C.</w:t>
      </w:r>
      <w:r w:rsidRPr="003D1804">
        <w:rPr>
          <w:rFonts w:ascii="Garamond" w:eastAsia="Garamond" w:hAnsi="Garamond" w:cs="Garamond"/>
          <w:color w:val="auto"/>
        </w:rPr>
        <w:t xml:space="preserve"> Runck</w:t>
      </w:r>
      <w:r w:rsidRPr="003D1804">
        <w:rPr>
          <w:rFonts w:ascii="Garamond" w:eastAsia="Garamond" w:hAnsi="Garamond" w:cs="Garamond"/>
          <w:color w:val="auto"/>
          <w:vertAlign w:val="superscript"/>
        </w:rPr>
        <w:t>6</w:t>
      </w:r>
      <w:r w:rsidRPr="003D1804">
        <w:rPr>
          <w:rFonts w:ascii="Garamond" w:eastAsia="Garamond" w:hAnsi="Garamond" w:cs="Garamond"/>
          <w:color w:val="auto"/>
        </w:rPr>
        <w:t>, Jeffrey W. White</w:t>
      </w:r>
      <w:r w:rsidRPr="003D1804">
        <w:rPr>
          <w:rFonts w:ascii="Garamond" w:eastAsia="Garamond" w:hAnsi="Garamond" w:cs="Garamond"/>
          <w:color w:val="auto"/>
          <w:vertAlign w:val="superscript"/>
        </w:rPr>
        <w:t>7</w:t>
      </w:r>
      <w:r w:rsidRPr="003D1804">
        <w:rPr>
          <w:rFonts w:ascii="Garamond" w:eastAsia="Garamond" w:hAnsi="Garamond" w:cs="Garamond"/>
          <w:color w:val="auto"/>
        </w:rPr>
        <w:t>, Michael Kantar</w:t>
      </w:r>
      <w:r w:rsidRPr="003D1804">
        <w:rPr>
          <w:rFonts w:ascii="Garamond" w:eastAsia="Garamond" w:hAnsi="Garamond" w:cs="Garamond"/>
          <w:color w:val="auto"/>
          <w:vertAlign w:val="superscript"/>
        </w:rPr>
        <w:t>8</w:t>
      </w:r>
      <w:r w:rsidRPr="003D1804">
        <w:rPr>
          <w:rFonts w:ascii="Garamond" w:eastAsia="Garamond" w:hAnsi="Garamond" w:cs="Garamond"/>
          <w:color w:val="auto"/>
        </w:rPr>
        <w:t>, Patrick M. Ewing</w:t>
      </w:r>
      <w:r w:rsidRPr="003D1804">
        <w:rPr>
          <w:rFonts w:ascii="Garamond" w:eastAsia="Garamond" w:hAnsi="Garamond" w:cs="Garamond"/>
          <w:color w:val="auto"/>
          <w:vertAlign w:val="superscript"/>
        </w:rPr>
        <w:t>9</w:t>
      </w:r>
      <w:r w:rsidRPr="003D1804">
        <w:rPr>
          <w:rFonts w:ascii="Garamond" w:eastAsia="Garamond" w:hAnsi="Garamond" w:cs="Garamond"/>
          <w:color w:val="auto"/>
        </w:rPr>
        <w:t>*</w:t>
      </w:r>
    </w:p>
    <w:p w14:paraId="61DD916E"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1</w:t>
      </w:r>
      <w:r w:rsidRPr="003D1804">
        <w:rPr>
          <w:rFonts w:ascii="Garamond" w:eastAsia="Garamond" w:hAnsi="Garamond" w:cs="Garamond"/>
          <w:color w:val="auto"/>
        </w:rPr>
        <w:t>Department of Integrative Biology, University of Texas at Austin, Austin, TX, USA</w:t>
      </w:r>
    </w:p>
    <w:p w14:paraId="0C210221" w14:textId="65F7CA02" w:rsidR="00AF7B85" w:rsidRPr="003D1804" w:rsidRDefault="0087716A">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2</w:t>
      </w:r>
      <w:r w:rsidR="000E71B2" w:rsidRPr="003D1804">
        <w:rPr>
          <w:rFonts w:ascii="Garamond" w:eastAsia="Garamond" w:hAnsi="Garamond" w:cs="Garamond"/>
          <w:color w:val="auto"/>
        </w:rPr>
        <w:t>International Center for Tropical Agriculture (CIAT), Cali, Colombia</w:t>
      </w:r>
    </w:p>
    <w:p w14:paraId="695B70C5" w14:textId="0FC687B2" w:rsidR="00AF7B85" w:rsidRPr="003D1804" w:rsidRDefault="0087716A">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3</w:t>
      </w:r>
      <w:r w:rsidR="000E71B2" w:rsidRPr="003D1804">
        <w:rPr>
          <w:rFonts w:ascii="Garamond" w:eastAsia="Garamond" w:hAnsi="Garamond" w:cs="Garamond"/>
          <w:color w:val="auto"/>
        </w:rPr>
        <w:t>San Diego Botanic Garden, Encinitas, CA, USA.</w:t>
      </w:r>
    </w:p>
    <w:p w14:paraId="74022C06"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4</w:t>
      </w:r>
      <w:r w:rsidRPr="003D1804">
        <w:rPr>
          <w:rFonts w:ascii="Garamond" w:eastAsia="Garamond" w:hAnsi="Garamond" w:cs="Garamond"/>
          <w:color w:val="auto"/>
        </w:rPr>
        <w:t>USDA-ARS, Grain Legume Genetics Physiology Research Unit, Prosser, WA, USA</w:t>
      </w:r>
    </w:p>
    <w:p w14:paraId="125FE90E"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5</w:t>
      </w:r>
      <w:r w:rsidRPr="003D1804">
        <w:rPr>
          <w:rFonts w:ascii="Garamond" w:eastAsia="Garamond" w:hAnsi="Garamond" w:cs="Garamond"/>
          <w:color w:val="auto"/>
        </w:rPr>
        <w:t>Department of Plant Sciences, North Dakota State University, PO Box 6050, Fargo, ND 58108, USA</w:t>
      </w:r>
    </w:p>
    <w:p w14:paraId="047C6FC4"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6</w:t>
      </w:r>
      <w:r w:rsidRPr="003D1804">
        <w:rPr>
          <w:rFonts w:ascii="Garamond" w:eastAsia="Garamond" w:hAnsi="Garamond" w:cs="Garamond"/>
          <w:color w:val="auto"/>
        </w:rPr>
        <w:t>GEMS Informatics Center, University of Minnesota, Minneapolis, MN, USA</w:t>
      </w:r>
    </w:p>
    <w:p w14:paraId="34D87617"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7</w:t>
      </w:r>
      <w:r w:rsidRPr="003D1804">
        <w:rPr>
          <w:rFonts w:ascii="Garamond" w:eastAsia="Garamond" w:hAnsi="Garamond" w:cs="Garamond"/>
          <w:color w:val="auto"/>
        </w:rPr>
        <w:t>Department of Agricultural and Biological Engineering, The University of Florida, Gainesville, FL, USA</w:t>
      </w:r>
    </w:p>
    <w:p w14:paraId="6F37198F"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8</w:t>
      </w:r>
      <w:r w:rsidRPr="003D1804">
        <w:rPr>
          <w:rFonts w:ascii="Garamond" w:eastAsia="Garamond" w:hAnsi="Garamond" w:cs="Garamond"/>
          <w:color w:val="auto"/>
        </w:rPr>
        <w:t>Department of Tropical Plant and Soil Science, University of Hawaii at Manoa, Honolulu, HI, United States of America</w:t>
      </w:r>
    </w:p>
    <w:p w14:paraId="2FDC6E8C" w14:textId="77777777" w:rsidR="00AF7B85" w:rsidRPr="003D1804" w:rsidRDefault="000E71B2">
      <w:pPr>
        <w:pStyle w:val="Standard"/>
        <w:keepNext/>
        <w:keepLines/>
        <w:widowControl/>
        <w:spacing w:after="240" w:line="240" w:lineRule="auto"/>
        <w:rPr>
          <w:rFonts w:ascii="Garamond" w:hAnsi="Garamond"/>
          <w:color w:val="auto"/>
        </w:rPr>
      </w:pPr>
      <w:r w:rsidRPr="003D1804">
        <w:rPr>
          <w:rFonts w:ascii="Garamond" w:eastAsia="Garamond" w:hAnsi="Garamond" w:cs="Garamond"/>
          <w:color w:val="auto"/>
          <w:vertAlign w:val="superscript"/>
        </w:rPr>
        <w:t>9</w:t>
      </w:r>
      <w:r w:rsidRPr="003D1804">
        <w:rPr>
          <w:rFonts w:ascii="Garamond" w:eastAsia="Garamond" w:hAnsi="Garamond" w:cs="Garamond"/>
          <w:color w:val="auto"/>
        </w:rPr>
        <w:t>USDA-ARS, North Central Agricultural Research Laboratory, Brookings, SD, USA</w:t>
      </w:r>
    </w:p>
    <w:p w14:paraId="315A8259" w14:textId="46B9BC03" w:rsidR="008F7AFF" w:rsidRPr="003D1804" w:rsidRDefault="000E71B2" w:rsidP="00AE3EC4">
      <w:pPr>
        <w:pStyle w:val="Standard"/>
        <w:keepNext/>
        <w:keepLines/>
        <w:widowControl/>
        <w:spacing w:after="240" w:line="240" w:lineRule="auto"/>
        <w:rPr>
          <w:rFonts w:ascii="Garamond" w:eastAsia="Garamond" w:hAnsi="Garamond" w:cs="Garamond"/>
          <w:color w:val="auto"/>
        </w:rPr>
      </w:pPr>
      <w:r w:rsidRPr="003D1804">
        <w:rPr>
          <w:rFonts w:ascii="Garamond" w:eastAsia="Garamond" w:hAnsi="Garamond" w:cs="Garamond"/>
          <w:color w:val="auto"/>
        </w:rPr>
        <w:t>* Corresponding author</w:t>
      </w:r>
    </w:p>
    <w:p w14:paraId="5E6E879E" w14:textId="77777777" w:rsidR="00AE3EC4" w:rsidRPr="003D1804" w:rsidRDefault="00AE3EC4" w:rsidP="00AE3EC4">
      <w:pPr>
        <w:pStyle w:val="Standard"/>
        <w:keepNext/>
        <w:keepLines/>
        <w:widowControl/>
        <w:spacing w:after="240" w:line="240" w:lineRule="auto"/>
        <w:rPr>
          <w:rFonts w:ascii="Garamond" w:eastAsia="Garamond" w:hAnsi="Garamond" w:cs="Garamond"/>
          <w:color w:val="auto"/>
        </w:rPr>
      </w:pPr>
    </w:p>
    <w:p w14:paraId="2DC2B1E8" w14:textId="4903C99E" w:rsidR="000710D1" w:rsidRPr="003D1804" w:rsidRDefault="000710D1" w:rsidP="000710D1">
      <w:pPr>
        <w:pStyle w:val="Heading1"/>
        <w:ind w:left="0"/>
        <w:rPr>
          <w:color w:val="auto"/>
        </w:rPr>
      </w:pPr>
      <w:r w:rsidRPr="003D1804">
        <w:rPr>
          <w:color w:val="auto"/>
        </w:rPr>
        <w:t>CORE IDEAS</w:t>
      </w:r>
    </w:p>
    <w:p w14:paraId="102EA9CE" w14:textId="77777777" w:rsidR="000710D1" w:rsidRPr="003D1804" w:rsidRDefault="000710D1" w:rsidP="00E1510D">
      <w:pPr>
        <w:pStyle w:val="Standard"/>
        <w:keepNext/>
        <w:keepLines/>
        <w:widowControl/>
        <w:numPr>
          <w:ilvl w:val="0"/>
          <w:numId w:val="7"/>
        </w:numPr>
        <w:spacing w:after="0" w:line="360" w:lineRule="auto"/>
        <w:rPr>
          <w:rFonts w:ascii="Garamond" w:hAnsi="Garamond"/>
          <w:color w:val="auto"/>
        </w:rPr>
      </w:pPr>
      <w:r w:rsidRPr="003D1804">
        <w:rPr>
          <w:rFonts w:ascii="Garamond" w:hAnsi="Garamond"/>
          <w:color w:val="auto"/>
        </w:rPr>
        <w:t>Selection history impacts genetic variation, which enables adapting crops to new environments and climates</w:t>
      </w:r>
    </w:p>
    <w:p w14:paraId="775747F9" w14:textId="77777777" w:rsidR="003F7A91" w:rsidRPr="003D1804" w:rsidRDefault="003F7A91" w:rsidP="00E1510D">
      <w:pPr>
        <w:pStyle w:val="Standard"/>
        <w:keepNext/>
        <w:keepLines/>
        <w:widowControl/>
        <w:numPr>
          <w:ilvl w:val="0"/>
          <w:numId w:val="7"/>
        </w:numPr>
        <w:spacing w:after="0" w:line="360" w:lineRule="auto"/>
        <w:rPr>
          <w:rFonts w:ascii="Garamond" w:hAnsi="Garamond"/>
          <w:color w:val="auto"/>
        </w:rPr>
      </w:pPr>
      <w:r w:rsidRPr="003D1804">
        <w:rPr>
          <w:rFonts w:ascii="Garamond" w:hAnsi="Garamond"/>
          <w:color w:val="auto"/>
        </w:rPr>
        <w:t xml:space="preserve">We report spatiotemporal variation in dry bean yield, local </w:t>
      </w:r>
      <w:proofErr w:type="gramStart"/>
      <w:r w:rsidRPr="003D1804">
        <w:rPr>
          <w:rFonts w:ascii="Garamond" w:hAnsi="Garamond"/>
          <w:color w:val="auto"/>
        </w:rPr>
        <w:t>adaptation</w:t>
      </w:r>
      <w:proofErr w:type="gramEnd"/>
      <w:r w:rsidRPr="003D1804">
        <w:rPr>
          <w:rFonts w:ascii="Garamond" w:hAnsi="Garamond"/>
          <w:color w:val="auto"/>
        </w:rPr>
        <w:t xml:space="preserve"> and segregating genetics</w:t>
      </w:r>
    </w:p>
    <w:p w14:paraId="3398605A" w14:textId="078AEA9D" w:rsidR="000710D1" w:rsidRPr="003D1804" w:rsidRDefault="000710D1" w:rsidP="00E1510D">
      <w:pPr>
        <w:pStyle w:val="Standard"/>
        <w:keepNext/>
        <w:keepLines/>
        <w:widowControl/>
        <w:numPr>
          <w:ilvl w:val="0"/>
          <w:numId w:val="7"/>
        </w:numPr>
        <w:spacing w:after="0" w:line="360" w:lineRule="auto"/>
        <w:rPr>
          <w:rFonts w:ascii="Garamond" w:hAnsi="Garamond"/>
          <w:color w:val="auto"/>
        </w:rPr>
      </w:pPr>
      <w:r w:rsidRPr="003D1804">
        <w:rPr>
          <w:rFonts w:ascii="Garamond" w:hAnsi="Garamond"/>
          <w:color w:val="auto"/>
        </w:rPr>
        <w:t>Yields became more heritable in two of three dry bean races across North America over 35 years</w:t>
      </w:r>
    </w:p>
    <w:p w14:paraId="77B527B2" w14:textId="77777777" w:rsidR="000710D1" w:rsidRPr="003D1804" w:rsidRDefault="000710D1" w:rsidP="00E1510D">
      <w:pPr>
        <w:pStyle w:val="Standard"/>
        <w:keepNext/>
        <w:keepLines/>
        <w:widowControl/>
        <w:numPr>
          <w:ilvl w:val="0"/>
          <w:numId w:val="7"/>
        </w:numPr>
        <w:spacing w:after="0" w:line="360" w:lineRule="auto"/>
        <w:rPr>
          <w:rFonts w:ascii="Garamond" w:hAnsi="Garamond"/>
          <w:color w:val="auto"/>
        </w:rPr>
      </w:pPr>
      <w:r w:rsidRPr="003D1804">
        <w:rPr>
          <w:rFonts w:ascii="Garamond" w:hAnsi="Garamond"/>
          <w:color w:val="auto"/>
        </w:rPr>
        <w:t>Local adaptation (home field advantage) was worth up to 34 years of average breeding gains</w:t>
      </w:r>
    </w:p>
    <w:p w14:paraId="7BC0D10B" w14:textId="77777777" w:rsidR="000710D1" w:rsidRPr="003D1804" w:rsidRDefault="000710D1" w:rsidP="00E1510D">
      <w:pPr>
        <w:pStyle w:val="Standard"/>
        <w:keepNext/>
        <w:keepLines/>
        <w:widowControl/>
        <w:numPr>
          <w:ilvl w:val="0"/>
          <w:numId w:val="7"/>
        </w:numPr>
        <w:spacing w:after="0" w:line="360" w:lineRule="auto"/>
        <w:rPr>
          <w:rFonts w:ascii="Garamond" w:hAnsi="Garamond"/>
          <w:color w:val="auto"/>
        </w:rPr>
      </w:pPr>
      <w:r w:rsidRPr="003D1804">
        <w:rPr>
          <w:rFonts w:ascii="Garamond" w:hAnsi="Garamond"/>
          <w:color w:val="auto"/>
        </w:rPr>
        <w:t>Sites with high heritability and home field advantage are best for adapting to new environments</w:t>
      </w:r>
    </w:p>
    <w:p w14:paraId="312E72E4" w14:textId="77777777" w:rsidR="000710D1" w:rsidRPr="003D1804" w:rsidRDefault="000710D1" w:rsidP="000710D1">
      <w:pPr>
        <w:pStyle w:val="Heading1"/>
        <w:rPr>
          <w:color w:val="auto"/>
        </w:rPr>
      </w:pPr>
    </w:p>
    <w:p w14:paraId="5E409190" w14:textId="7CDFCFA9" w:rsidR="00AF7B85" w:rsidRPr="003D1804" w:rsidRDefault="000E71B2" w:rsidP="000710D1">
      <w:pPr>
        <w:pStyle w:val="Heading1"/>
        <w:ind w:left="0"/>
        <w:rPr>
          <w:color w:val="auto"/>
        </w:rPr>
      </w:pPr>
      <w:r w:rsidRPr="003D1804">
        <w:rPr>
          <w:color w:val="auto"/>
        </w:rPr>
        <w:lastRenderedPageBreak/>
        <w:t>ABSTRACT</w:t>
      </w:r>
    </w:p>
    <w:p w14:paraId="6E1D1B99"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shd w:val="clear" w:color="auto" w:fill="FFFFFF"/>
        </w:rPr>
        <w:t xml:space="preserve">Selection during plant domestication and improvement often decreases genetic variation, including variation that confers adaptation to local conditions. </w:t>
      </w:r>
      <w:r w:rsidRPr="003D1804">
        <w:rPr>
          <w:rFonts w:ascii="Garamond" w:eastAsia="Garamond" w:hAnsi="Garamond" w:cs="Garamond"/>
          <w:color w:val="auto"/>
        </w:rPr>
        <w:t>We report spatial and temporal variation in fitness (seed yield), local adaptation, and segregating genetic variation within three races of common bean (</w:t>
      </w:r>
      <w:r w:rsidRPr="003D1804">
        <w:rPr>
          <w:rFonts w:ascii="Garamond" w:eastAsia="Garamond" w:hAnsi="Garamond" w:cs="Garamond"/>
          <w:i/>
          <w:color w:val="auto"/>
        </w:rPr>
        <w:t xml:space="preserve">Phaseolus vulgaris </w:t>
      </w:r>
      <w:r w:rsidRPr="003D1804">
        <w:rPr>
          <w:rFonts w:ascii="Garamond" w:eastAsia="Garamond" w:hAnsi="Garamond" w:cs="Garamond"/>
          <w:color w:val="auto"/>
        </w:rPr>
        <w:t xml:space="preserve">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had higher-than-expected (</w:t>
      </w:r>
      <w:r w:rsidRPr="003D1804">
        <w:rPr>
          <w:rFonts w:ascii="Garamond" w:eastAsia="Garamond" w:hAnsi="Garamond" w:cs="Garamond"/>
          <w:i/>
          <w:color w:val="auto"/>
        </w:rPr>
        <w:t>p</w:t>
      </w:r>
      <w:r w:rsidRPr="003D1804">
        <w:rPr>
          <w:rFonts w:ascii="Garamond" w:eastAsia="Garamond" w:hAnsi="Garamond" w:cs="Garamond"/>
          <w:color w:val="auto"/>
        </w:rPr>
        <w:t xml:space="preserve"> = 0.002) HFA, equal to up to 34 years of average yield gains. Surprisingly, Nueva Granada (Andean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and Durango yields became more heritable across the study period (</w:t>
      </w:r>
      <w:r w:rsidRPr="003D1804">
        <w:rPr>
          <w:rFonts w:ascii="Garamond" w:eastAsia="Garamond" w:hAnsi="Garamond" w:cs="Garamond"/>
          <w:i/>
          <w:color w:val="auto"/>
        </w:rPr>
        <w:t xml:space="preserve">p </w:t>
      </w:r>
      <w:r w:rsidRPr="003D1804">
        <w:rPr>
          <w:rFonts w:ascii="Garamond" w:eastAsia="Garamond" w:hAnsi="Garamond" w:cs="Garamond"/>
          <w:color w:val="auto"/>
        </w:rPr>
        <w:t>&lt; 0.001), while Mesoamerican heritability decreased (</w:t>
      </w:r>
      <w:r w:rsidRPr="003D1804">
        <w:rPr>
          <w:rFonts w:ascii="Garamond" w:eastAsia="Garamond" w:hAnsi="Garamond" w:cs="Garamond"/>
          <w:i/>
          <w:color w:val="auto"/>
        </w:rPr>
        <w:t>p</w:t>
      </w:r>
      <w:r w:rsidRPr="003D1804">
        <w:rPr>
          <w:rFonts w:ascii="Garamond" w:eastAsia="Garamond" w:hAnsi="Garamond" w:cs="Garamond"/>
          <w:color w:val="auto"/>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711F3897" w:rsidR="00AF7B85" w:rsidRPr="003D1804" w:rsidRDefault="000E71B2">
      <w:pPr>
        <w:pStyle w:val="Standard"/>
        <w:widowControl/>
        <w:spacing w:after="240" w:line="480" w:lineRule="auto"/>
        <w:rPr>
          <w:rFonts w:ascii="Garamond" w:hAnsi="Garamond"/>
          <w:color w:val="auto"/>
        </w:rPr>
      </w:pPr>
      <w:r w:rsidRPr="003D1804">
        <w:rPr>
          <w:rFonts w:ascii="Garamond" w:eastAsia="Garamond" w:hAnsi="Garamond" w:cs="Garamond"/>
          <w:b/>
          <w:color w:val="auto"/>
        </w:rPr>
        <w:t xml:space="preserve">Key Words:  </w:t>
      </w:r>
      <w:r w:rsidRPr="003D1804">
        <w:rPr>
          <w:rFonts w:ascii="Garamond" w:eastAsia="Garamond" w:hAnsi="Garamond" w:cs="Garamond"/>
          <w:color w:val="auto"/>
        </w:rPr>
        <w:t xml:space="preserve">Cooperative Dry Bean Nursery (CDBN), domestication, home field advantage, local adaptation, </w:t>
      </w:r>
      <w:r w:rsidRPr="003D1804">
        <w:rPr>
          <w:rFonts w:ascii="Garamond" w:eastAsia="Garamond" w:hAnsi="Garamond" w:cs="Garamond"/>
          <w:i/>
          <w:color w:val="auto"/>
        </w:rPr>
        <w:t xml:space="preserve">Phaseolus vulgaris </w:t>
      </w:r>
      <w:r w:rsidRPr="003D1804">
        <w:rPr>
          <w:rFonts w:ascii="Garamond" w:eastAsia="Garamond" w:hAnsi="Garamond" w:cs="Garamond"/>
          <w:color w:val="auto"/>
        </w:rPr>
        <w:t>(common bean)</w:t>
      </w:r>
    </w:p>
    <w:p w14:paraId="627A24D6" w14:textId="77777777" w:rsidR="00AF7B85" w:rsidRPr="003D1804" w:rsidRDefault="000E71B2" w:rsidP="00E1510D">
      <w:pPr>
        <w:pStyle w:val="Heading1"/>
        <w:pageBreakBefore/>
        <w:numPr>
          <w:ilvl w:val="0"/>
          <w:numId w:val="4"/>
        </w:numPr>
        <w:ind w:left="360"/>
        <w:rPr>
          <w:color w:val="auto"/>
        </w:rPr>
      </w:pPr>
      <w:r w:rsidRPr="003D1804">
        <w:rPr>
          <w:color w:val="auto"/>
        </w:rPr>
        <w:lastRenderedPageBreak/>
        <w:t xml:space="preserve">INTRODUCTION </w:t>
      </w:r>
      <w:r w:rsidRPr="003D1804">
        <w:rPr>
          <w:color w:val="auto"/>
        </w:rPr>
        <w:tab/>
      </w:r>
    </w:p>
    <w:p w14:paraId="02E41CA8" w14:textId="35BF557E"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Genetic variation </w:t>
      </w:r>
      <w:del w:id="0" w:author="Ewing, Patrick - ARS" w:date="2021-12-02T16:09:00Z">
        <w:r w:rsidRPr="003D1804" w:rsidDel="00D07BD1">
          <w:rPr>
            <w:rFonts w:ascii="Garamond" w:eastAsia="Garamond" w:hAnsi="Garamond" w:cs="Garamond"/>
            <w:color w:val="auto"/>
          </w:rPr>
          <w:delText xml:space="preserve">in </w:delText>
        </w:r>
      </w:del>
      <w:ins w:id="1" w:author="Ewing, Patrick - ARS" w:date="2021-12-02T16:09:00Z">
        <w:r w:rsidR="00D07BD1" w:rsidRPr="003D1804">
          <w:rPr>
            <w:rFonts w:ascii="Garamond" w:eastAsia="Garamond" w:hAnsi="Garamond" w:cs="Garamond"/>
            <w:color w:val="auto"/>
          </w:rPr>
          <w:t xml:space="preserve">among </w:t>
        </w:r>
      </w:ins>
      <w:r w:rsidRPr="003D1804">
        <w:rPr>
          <w:rFonts w:ascii="Garamond" w:eastAsia="Garamond" w:hAnsi="Garamond" w:cs="Garamond"/>
          <w:color w:val="auto"/>
        </w:rPr>
        <w:t>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sidRPr="003D1804">
        <w:rPr>
          <w:rFonts w:ascii="Garamond" w:eastAsia="Garamond" w:hAnsi="Garamond" w:cs="Garamond"/>
          <w:i/>
          <w:color w:val="auto"/>
        </w:rPr>
        <w:t xml:space="preserve">Phaseolus vulgaris </w:t>
      </w:r>
      <w:r w:rsidRPr="003D1804">
        <w:rPr>
          <w:rFonts w:ascii="Garamond" w:eastAsia="Garamond" w:hAnsi="Garamond" w:cs="Garamond"/>
          <w:color w:val="auto"/>
        </w:rPr>
        <w:t xml:space="preserve">L.) (Schmutz et al 2014; </w:t>
      </w:r>
      <w:proofErr w:type="spellStart"/>
      <w:r w:rsidRPr="003D1804">
        <w:rPr>
          <w:rFonts w:ascii="Garamond" w:eastAsia="Garamond" w:hAnsi="Garamond" w:cs="Garamond"/>
          <w:color w:val="auto"/>
        </w:rPr>
        <w:t>Trucci</w:t>
      </w:r>
      <w:proofErr w:type="spellEnd"/>
      <w:r w:rsidRPr="003D1804">
        <w:rPr>
          <w:rFonts w:ascii="Garamond" w:eastAsia="Garamond" w:hAnsi="Garamond" w:cs="Garamond"/>
          <w:color w:val="auto"/>
        </w:rPr>
        <w:t xml:space="preserve"> et al, 2021). </w:t>
      </w:r>
      <w:r w:rsidRPr="003D1804">
        <w:rPr>
          <w:rFonts w:ascii="Garamond" w:eastAsia="Garamond" w:hAnsi="Garamond" w:cs="Garamond"/>
          <w:color w:val="auto"/>
        </w:rPr>
        <w:tab/>
      </w:r>
    </w:p>
    <w:p w14:paraId="042C16A0" w14:textId="10D71F7B"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Common bean is the most important food legume for direct human consumption. Common bean is currently grown on over 35 million ha and in nearly every country that records agricultural statistics (FAOSTAT 2015). This area encompasses an enormous range of latitudes (from 52</w:t>
      </w:r>
      <w:r w:rsidRPr="003D1804">
        <w:rPr>
          <w:rFonts w:ascii="Garamond" w:eastAsia="Garamond" w:hAnsi="Garamond" w:cs="Garamond"/>
          <w:color w:val="auto"/>
          <w:vertAlign w:val="superscript"/>
        </w:rPr>
        <w:t>o</w:t>
      </w:r>
      <w:r w:rsidRPr="003D1804">
        <w:rPr>
          <w:rFonts w:ascii="Garamond" w:eastAsia="Garamond" w:hAnsi="Garamond" w:cs="Garamond"/>
          <w:color w:val="auto"/>
        </w:rPr>
        <w:t>N-32</w:t>
      </w:r>
      <w:r w:rsidRPr="003D1804">
        <w:rPr>
          <w:rFonts w:ascii="Garamond" w:eastAsia="Garamond" w:hAnsi="Garamond" w:cs="Garamond"/>
          <w:color w:val="auto"/>
          <w:vertAlign w:val="superscript"/>
        </w:rPr>
        <w:t>o</w:t>
      </w:r>
      <w:r w:rsidRPr="003D1804">
        <w:rPr>
          <w:rFonts w:ascii="Garamond" w:eastAsia="Garamond" w:hAnsi="Garamond" w:cs="Garamond"/>
          <w:color w:val="auto"/>
        </w:rPr>
        <w:t>S), altitudes (50-3000 m), growth temperatures (14-26 C), and average yearly precipitation (400-1600 mm) and precipitation regimes (Singh 1989; FAOSTAT 2015). In contrast, the habitat niche of wild common bean is narrow (</w:t>
      </w:r>
      <w:proofErr w:type="spellStart"/>
      <w:r w:rsidRPr="003D1804">
        <w:rPr>
          <w:rFonts w:ascii="Garamond" w:eastAsia="Garamond" w:hAnsi="Garamond" w:cs="Garamond"/>
          <w:color w:val="auto"/>
        </w:rPr>
        <w:t>Gepts</w:t>
      </w:r>
      <w:proofErr w:type="spellEnd"/>
      <w:r w:rsidRPr="003D1804">
        <w:rPr>
          <w:rFonts w:ascii="Garamond" w:eastAsia="Garamond" w:hAnsi="Garamond" w:cs="Garamond"/>
          <w:color w:val="auto"/>
        </w:rPr>
        <w:t xml:space="preserve"> 2009). The wild ancestors of common bean originated in </w:t>
      </w:r>
      <w:r w:rsidR="00794C49" w:rsidRPr="003D1804">
        <w:rPr>
          <w:rFonts w:ascii="Garamond" w:eastAsia="Garamond" w:hAnsi="Garamond" w:cs="Garamond"/>
          <w:color w:val="auto"/>
        </w:rPr>
        <w:t>C</w:t>
      </w:r>
      <w:r w:rsidRPr="003D1804">
        <w:rPr>
          <w:rFonts w:ascii="Garamond" w:eastAsia="Garamond" w:hAnsi="Garamond" w:cs="Garamond"/>
          <w:color w:val="auto"/>
        </w:rPr>
        <w:t>entral America (</w:t>
      </w:r>
      <w:proofErr w:type="spellStart"/>
      <w:r w:rsidRPr="003D1804">
        <w:rPr>
          <w:rFonts w:ascii="Garamond" w:eastAsia="Garamond" w:hAnsi="Garamond" w:cs="Garamond"/>
          <w:color w:val="auto"/>
        </w:rPr>
        <w:t>Bitocchi</w:t>
      </w:r>
      <w:proofErr w:type="spellEnd"/>
      <w:r w:rsidRPr="003D1804">
        <w:rPr>
          <w:rFonts w:ascii="Garamond" w:eastAsia="Garamond" w:hAnsi="Garamond" w:cs="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(the ‘Middle American’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and once in the Andes (</w:t>
      </w:r>
      <w:proofErr w:type="spellStart"/>
      <w:r w:rsidRPr="003D1804">
        <w:rPr>
          <w:rFonts w:ascii="Garamond" w:eastAsia="Garamond" w:hAnsi="Garamond" w:cs="Garamond"/>
          <w:color w:val="auto"/>
        </w:rPr>
        <w:t>Gepts</w:t>
      </w:r>
      <w:proofErr w:type="spellEnd"/>
      <w:r w:rsidRPr="003D1804">
        <w:rPr>
          <w:rFonts w:ascii="Garamond" w:eastAsia="Garamond" w:hAnsi="Garamond" w:cs="Garamond"/>
          <w:color w:val="auto"/>
        </w:rPr>
        <w:t xml:space="preserve">, et al. 1986; Schmutz, et al. 2014). The domestication </w:t>
      </w:r>
      <w:r w:rsidRPr="003D1804">
        <w:rPr>
          <w:rFonts w:ascii="Garamond" w:eastAsia="Garamond" w:hAnsi="Garamond" w:cs="Garamond"/>
          <w:color w:val="auto"/>
        </w:rPr>
        <w:lastRenderedPageBreak/>
        <w:t xml:space="preserve">bottleneck was stronger in the Middle American than in the Andean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probably because loss of diversity occurred in the Andes before domestication (</w:t>
      </w:r>
      <w:proofErr w:type="spellStart"/>
      <w:r w:rsidRPr="003D1804">
        <w:rPr>
          <w:rFonts w:ascii="Garamond" w:eastAsia="Garamond" w:hAnsi="Garamond" w:cs="Garamond"/>
          <w:color w:val="auto"/>
        </w:rPr>
        <w:t>Gepts</w:t>
      </w:r>
      <w:proofErr w:type="spellEnd"/>
      <w:r w:rsidRPr="003D1804">
        <w:rPr>
          <w:rFonts w:ascii="Garamond" w:eastAsia="Garamond" w:hAnsi="Garamond" w:cs="Garamond"/>
          <w:color w:val="auto"/>
        </w:rPr>
        <w:t xml:space="preserve"> et al., 1986; </w:t>
      </w:r>
      <w:proofErr w:type="spellStart"/>
      <w:r w:rsidRPr="003D1804">
        <w:rPr>
          <w:rFonts w:ascii="Garamond" w:eastAsia="Garamond" w:hAnsi="Garamond" w:cs="Garamond"/>
          <w:color w:val="auto"/>
        </w:rPr>
        <w:t>Bitocchi</w:t>
      </w:r>
      <w:proofErr w:type="spellEnd"/>
      <w:r w:rsidRPr="003D1804">
        <w:rPr>
          <w:rFonts w:ascii="Garamond" w:eastAsia="Garamond" w:hAnsi="Garamond" w:cs="Garamond"/>
          <w:color w:val="auto"/>
        </w:rPr>
        <w:t xml:space="preserve"> et al., 2012; Bellucci et al., 2014; Schmutz et al., 2014). Common bean was widely cultivated in Mexico and North America pre-European contact (Kaplan 1965), and New World settlers cultivated common bean from landraces maintained by Native Americans, primarily from the Middle American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xml:space="preserve">, and later from European re-introductions, primarily from the Andean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xml:space="preserve"> (Vandemark et al 2014). These complex histories led to differences in genetic diversity, yield potential, and selection intensity among different races within these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w:t>
      </w:r>
      <w:proofErr w:type="spellStart"/>
      <w:r w:rsidRPr="003D1804">
        <w:rPr>
          <w:rFonts w:ascii="Garamond" w:eastAsia="Garamond" w:hAnsi="Garamond" w:cs="Garamond"/>
          <w:color w:val="auto"/>
        </w:rPr>
        <w:t>Levins</w:t>
      </w:r>
      <w:proofErr w:type="spellEnd"/>
      <w:r w:rsidRPr="003D1804">
        <w:rPr>
          <w:rFonts w:ascii="Garamond" w:eastAsia="Garamond" w:hAnsi="Garamond" w:cs="Garamond"/>
          <w:color w:val="auto"/>
        </w:rPr>
        <w:t>, 1962; Botero et al 2015).</w:t>
      </w:r>
    </w:p>
    <w:p w14:paraId="2A6CB772" w14:textId="7C709506"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The CDBN dataset offers an exciting opportunity to examine the genetic component of fitness in common bean in three races within two</w:t>
      </w:r>
      <w:r w:rsidRPr="003D1804">
        <w:rPr>
          <w:rFonts w:ascii="Garamond" w:eastAsia="Garamond" w:hAnsi="Garamond" w:cs="Garamond"/>
          <w:b/>
          <w:color w:val="auto"/>
        </w:rPr>
        <w:t xml:space="preserve"> </w:t>
      </w:r>
      <w:r w:rsidRPr="003D1804">
        <w:rPr>
          <w:rFonts w:ascii="Garamond" w:eastAsia="Garamond" w:hAnsi="Garamond" w:cs="Garamond"/>
          <w:color w:val="auto"/>
        </w:rPr>
        <w:t xml:space="preserve">gene pools which differ in their genetic diversity, and to determine the impact of this genetic variation on fitness and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at different spatial scales. </w:t>
      </w:r>
      <w:r w:rsidRPr="003D1804">
        <w:rPr>
          <w:rFonts w:ascii="Garamond" w:eastAsia="Garamond" w:hAnsi="Garamond" w:cs="Garamond"/>
          <w:color w:val="auto"/>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w:t>
      </w:r>
      <w:proofErr w:type="spellStart"/>
      <w:r w:rsidRPr="003D1804">
        <w:rPr>
          <w:rFonts w:ascii="Garamond" w:eastAsia="Garamond" w:hAnsi="Garamond" w:cs="Garamond"/>
          <w:color w:val="auto"/>
        </w:rPr>
        <w:t>Hercus</w:t>
      </w:r>
      <w:proofErr w:type="spellEnd"/>
      <w:r w:rsidRPr="003D1804">
        <w:rPr>
          <w:rFonts w:ascii="Garamond" w:eastAsia="Garamond" w:hAnsi="Garamond" w:cs="Garamond"/>
          <w:color w:val="auto"/>
        </w:rPr>
        <w:t xml:space="preserve"> 2000; Hoffman, </w:t>
      </w:r>
      <w:proofErr w:type="spellStart"/>
      <w:r w:rsidRPr="003D1804">
        <w:rPr>
          <w:rFonts w:ascii="Garamond" w:eastAsia="Garamond" w:hAnsi="Garamond" w:cs="Garamond"/>
          <w:color w:val="auto"/>
        </w:rPr>
        <w:t>Merila</w:t>
      </w:r>
      <w:proofErr w:type="spellEnd"/>
      <w:r w:rsidRPr="003D1804">
        <w:rPr>
          <w:rFonts w:ascii="Garamond" w:eastAsia="Garamond" w:hAnsi="Garamond" w:cs="Garamond"/>
          <w:color w:val="auto"/>
        </w:rPr>
        <w:t xml:space="preserve"> 1999). Heritability may also vary temporally as the array of genotypes measured typically changes during the breeding process (Feldman, </w:t>
      </w:r>
      <w:proofErr w:type="spellStart"/>
      <w:r w:rsidRPr="003D1804">
        <w:rPr>
          <w:rFonts w:ascii="Garamond" w:eastAsia="Garamond" w:hAnsi="Garamond" w:cs="Garamond"/>
          <w:color w:val="auto"/>
        </w:rPr>
        <w:t>Lewontin</w:t>
      </w:r>
      <w:proofErr w:type="spellEnd"/>
      <w:r w:rsidRPr="003D1804">
        <w:rPr>
          <w:rFonts w:ascii="Garamond" w:eastAsia="Garamond" w:hAnsi="Garamond" w:cs="Garamond"/>
          <w:color w:val="auto"/>
        </w:rPr>
        <w:t xml:space="preserve">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sidRPr="003D1804">
        <w:rPr>
          <w:rFonts w:ascii="Garamond" w:eastAsia="Garamond" w:hAnsi="Garamond" w:cs="Garamond"/>
          <w:i/>
          <w:color w:val="auto"/>
        </w:rPr>
        <w:t>P. vulgaris</w:t>
      </w:r>
      <w:r w:rsidRPr="003D1804">
        <w:rPr>
          <w:rFonts w:ascii="Garamond" w:eastAsia="Garamond" w:hAnsi="Garamond" w:cs="Garamond"/>
          <w:color w:val="auto"/>
        </w:rPr>
        <w:t xml:space="preserve"> (Table 1; Papa &amp; </w:t>
      </w:r>
      <w:proofErr w:type="spellStart"/>
      <w:r w:rsidRPr="003D1804">
        <w:rPr>
          <w:rFonts w:ascii="Garamond" w:eastAsia="Garamond" w:hAnsi="Garamond" w:cs="Garamond"/>
          <w:color w:val="auto"/>
        </w:rPr>
        <w:t>Gepts</w:t>
      </w:r>
      <w:proofErr w:type="spellEnd"/>
      <w:r w:rsidRPr="003D1804">
        <w:rPr>
          <w:rFonts w:ascii="Garamond" w:eastAsia="Garamond" w:hAnsi="Garamond" w:cs="Garamond"/>
          <w:color w:val="auto"/>
        </w:rPr>
        <w:t xml:space="preserve">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r w:rsidR="00527367" w:rsidRPr="003D1804">
        <w:rPr>
          <w:rFonts w:ascii="Garamond" w:hAnsi="Garamond"/>
          <w:color w:val="auto"/>
        </w:rPr>
        <w:br w:type="page"/>
      </w:r>
    </w:p>
    <w:p w14:paraId="27C6472E" w14:textId="77777777" w:rsidR="00AF7B85" w:rsidRPr="003D1804" w:rsidRDefault="00AF7B85" w:rsidP="00E1510D">
      <w:pPr>
        <w:pStyle w:val="Standard"/>
        <w:pageBreakBefore/>
        <w:widowControl/>
        <w:rPr>
          <w:rFonts w:ascii="Garamond" w:eastAsia="Garamond" w:hAnsi="Garamond" w:cs="Garamond"/>
          <w:color w:val="auto"/>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3D1804" w:rsidRPr="003D1804" w14:paraId="757FBB38" w14:textId="77777777" w:rsidTr="00E1510D">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b/>
                <w:color w:val="auto"/>
              </w:rPr>
              <w:t>Table 1</w:t>
            </w:r>
          </w:p>
          <w:p w14:paraId="720CF0D3"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3D1804" w:rsidRPr="003D1804" w14:paraId="4BF79283" w14:textId="77777777" w:rsidTr="00E1510D">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Pr="003D1804" w:rsidRDefault="00AF7B85">
            <w:pPr>
              <w:pStyle w:val="Standard"/>
              <w:widowControl/>
              <w:spacing w:after="0" w:line="240" w:lineRule="auto"/>
              <w:ind w:hanging="15"/>
              <w:jc w:val="center"/>
              <w:rPr>
                <w:rFonts w:ascii="Garamond" w:eastAsia="Garamond" w:hAnsi="Garamond" w:cs="Garamond"/>
                <w:b/>
                <w:color w:val="auto"/>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Heritability</w:t>
            </w:r>
          </w:p>
        </w:tc>
      </w:tr>
      <w:tr w:rsidR="003D1804" w:rsidRPr="003D1804" w14:paraId="60378351" w14:textId="77777777" w:rsidTr="00E1510D">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Pr="003D1804" w:rsidRDefault="00BF21A1">
            <w:pPr>
              <w:widowControl w:val="0"/>
              <w:rPr>
                <w:rFonts w:ascii="Garamond" w:hAnsi="Garamond"/>
                <w:color w:val="auto"/>
              </w:rPr>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Higher</w:t>
            </w:r>
          </w:p>
        </w:tc>
      </w:tr>
      <w:tr w:rsidR="003D1804" w:rsidRPr="003D1804" w14:paraId="46674334" w14:textId="77777777" w:rsidTr="00E1510D">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Processes</w:t>
            </w:r>
            <w:r w:rsidRPr="003D1804">
              <w:rPr>
                <w:rFonts w:ascii="Garamond" w:eastAsia="Garamond" w:hAnsi="Garamond" w:cs="Garamond"/>
                <w:color w:val="auto"/>
              </w:rPr>
              <w:t>: High environmental variation among locations, low genetic variation potentially enriched in locally important alleles.</w:t>
            </w:r>
          </w:p>
          <w:p w14:paraId="61BF3C3F" w14:textId="77777777" w:rsidR="00AF7B85" w:rsidRPr="003D1804" w:rsidRDefault="00AF7B85">
            <w:pPr>
              <w:pStyle w:val="Standard"/>
              <w:widowControl/>
              <w:spacing w:after="0" w:line="240" w:lineRule="auto"/>
              <w:ind w:hanging="15"/>
              <w:rPr>
                <w:rFonts w:ascii="Garamond" w:eastAsia="Garamond" w:hAnsi="Garamond" w:cs="Garamond"/>
                <w:color w:val="auto"/>
              </w:rPr>
            </w:pPr>
          </w:p>
          <w:p w14:paraId="00772A23"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Implications</w:t>
            </w:r>
            <w:r w:rsidRPr="003D1804">
              <w:rPr>
                <w:rFonts w:ascii="Garamond" w:eastAsia="Garamond" w:hAnsi="Garamond" w:cs="Garamond"/>
                <w:color w:val="auto"/>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Processes</w:t>
            </w:r>
            <w:r w:rsidRPr="003D1804">
              <w:rPr>
                <w:rFonts w:ascii="Garamond" w:eastAsia="Garamond" w:hAnsi="Garamond" w:cs="Garamond"/>
                <w:color w:val="auto"/>
              </w:rPr>
              <w:t>: High environmental variation among locations, high genetic variation potentially enriched in locally important alleles.</w:t>
            </w:r>
          </w:p>
          <w:p w14:paraId="471FD899" w14:textId="77777777" w:rsidR="00AF7B85" w:rsidRPr="003D1804" w:rsidRDefault="00AF7B85">
            <w:pPr>
              <w:pStyle w:val="Standard"/>
              <w:widowControl/>
              <w:spacing w:after="0" w:line="240" w:lineRule="auto"/>
              <w:ind w:hanging="15"/>
              <w:rPr>
                <w:rFonts w:ascii="Garamond" w:eastAsia="Garamond" w:hAnsi="Garamond" w:cs="Garamond"/>
                <w:color w:val="auto"/>
              </w:rPr>
            </w:pPr>
          </w:p>
          <w:p w14:paraId="2BC52D4A" w14:textId="6C492371"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Implications</w:t>
            </w:r>
            <w:r w:rsidRPr="003D1804">
              <w:rPr>
                <w:rFonts w:ascii="Garamond" w:eastAsia="Garamond" w:hAnsi="Garamond" w:cs="Garamond"/>
                <w:color w:val="auto"/>
              </w:rPr>
              <w:t>: Efficient identification and selection of</w:t>
            </w:r>
            <w:r w:rsidR="00942E82" w:rsidRPr="003D1804">
              <w:rPr>
                <w:rFonts w:ascii="Garamond" w:eastAsia="Garamond" w:hAnsi="Garamond" w:cs="Garamond"/>
                <w:color w:val="auto"/>
              </w:rPr>
              <w:t xml:space="preserve"> local</w:t>
            </w:r>
            <w:ins w:id="2" w:author="Ewing, Patrick - ARS" w:date="2021-12-02T16:10:00Z">
              <w:r w:rsidR="00D07BD1" w:rsidRPr="003D1804">
                <w:rPr>
                  <w:rFonts w:ascii="Garamond" w:eastAsia="Garamond" w:hAnsi="Garamond" w:cs="Garamond"/>
                  <w:color w:val="auto"/>
                </w:rPr>
                <w:t xml:space="preserve"> </w:t>
              </w:r>
            </w:ins>
            <w:r w:rsidRPr="003D1804">
              <w:rPr>
                <w:rFonts w:ascii="Garamond" w:eastAsia="Garamond" w:hAnsi="Garamond" w:cs="Garamond"/>
                <w:color w:val="auto"/>
              </w:rPr>
              <w:t>specialists that may contain large-effect candidate loci for introgression.</w:t>
            </w:r>
          </w:p>
        </w:tc>
      </w:tr>
      <w:tr w:rsidR="003D1804" w:rsidRPr="003D1804" w14:paraId="46315E70" w14:textId="77777777" w:rsidTr="00E1510D">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Pr="003D1804" w:rsidRDefault="00BF21A1">
            <w:pPr>
              <w:widowControl w:val="0"/>
              <w:rPr>
                <w:rFonts w:ascii="Garamond" w:hAnsi="Garamond"/>
                <w:color w:val="auto"/>
              </w:rPr>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Pr="003D1804" w:rsidRDefault="000E71B2">
            <w:pPr>
              <w:pStyle w:val="Standard"/>
              <w:widowControl/>
              <w:spacing w:after="0" w:line="240" w:lineRule="auto"/>
              <w:ind w:hanging="15"/>
              <w:jc w:val="center"/>
              <w:rPr>
                <w:rFonts w:ascii="Garamond" w:hAnsi="Garamond"/>
                <w:color w:val="auto"/>
              </w:rPr>
            </w:pPr>
            <w:r w:rsidRPr="003D1804">
              <w:rPr>
                <w:rFonts w:ascii="Garamond" w:eastAsia="Garamond" w:hAnsi="Garamond" w:cs="Garamond"/>
                <w:b/>
                <w:color w:val="auto"/>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Processes</w:t>
            </w:r>
            <w:r w:rsidRPr="003D1804">
              <w:rPr>
                <w:rFonts w:ascii="Garamond" w:eastAsia="Garamond" w:hAnsi="Garamond" w:cs="Garamond"/>
                <w:color w:val="auto"/>
              </w:rPr>
              <w:t>: Low environmental variation among locations, low genetic variation potentially enriched in broadly important alleles.</w:t>
            </w:r>
          </w:p>
          <w:p w14:paraId="5447D3A1" w14:textId="77777777" w:rsidR="00AF7B85" w:rsidRPr="003D1804" w:rsidRDefault="00AF7B85">
            <w:pPr>
              <w:pStyle w:val="Standard"/>
              <w:widowControl/>
              <w:spacing w:after="0" w:line="240" w:lineRule="auto"/>
              <w:ind w:hanging="15"/>
              <w:rPr>
                <w:rFonts w:ascii="Garamond" w:eastAsia="Garamond" w:hAnsi="Garamond" w:cs="Garamond"/>
                <w:color w:val="auto"/>
              </w:rPr>
            </w:pPr>
          </w:p>
          <w:p w14:paraId="628E9EB4"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Implications</w:t>
            </w:r>
            <w:r w:rsidRPr="003D1804">
              <w:rPr>
                <w:rFonts w:ascii="Garamond" w:eastAsia="Garamond" w:hAnsi="Garamond" w:cs="Garamond"/>
                <w:color w:val="auto"/>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Processes</w:t>
            </w:r>
            <w:r w:rsidRPr="003D1804">
              <w:rPr>
                <w:rFonts w:ascii="Garamond" w:eastAsia="Garamond" w:hAnsi="Garamond" w:cs="Garamond"/>
                <w:color w:val="auto"/>
              </w:rPr>
              <w:t>: Low environmental variation among locations, high genetic variation potentially enriched in broadly important alleles.</w:t>
            </w:r>
          </w:p>
          <w:p w14:paraId="72F7C1A7" w14:textId="77777777" w:rsidR="00AF7B85" w:rsidRPr="003D1804" w:rsidRDefault="00AF7B85">
            <w:pPr>
              <w:pStyle w:val="Standard"/>
              <w:widowControl/>
              <w:spacing w:after="0" w:line="240" w:lineRule="auto"/>
              <w:ind w:hanging="15"/>
              <w:rPr>
                <w:rFonts w:ascii="Garamond" w:eastAsia="Garamond" w:hAnsi="Garamond" w:cs="Garamond"/>
                <w:color w:val="auto"/>
              </w:rPr>
            </w:pPr>
          </w:p>
          <w:p w14:paraId="25CD0B25" w14:textId="77777777" w:rsidR="00AF7B85" w:rsidRPr="003D1804" w:rsidRDefault="000E71B2">
            <w:pPr>
              <w:pStyle w:val="Standard"/>
              <w:widowControl/>
              <w:spacing w:after="0" w:line="240" w:lineRule="auto"/>
              <w:ind w:hanging="15"/>
              <w:rPr>
                <w:rFonts w:ascii="Garamond" w:hAnsi="Garamond"/>
                <w:color w:val="auto"/>
              </w:rPr>
            </w:pPr>
            <w:r w:rsidRPr="003D1804">
              <w:rPr>
                <w:rFonts w:ascii="Garamond" w:eastAsia="Garamond" w:hAnsi="Garamond" w:cs="Garamond"/>
                <w:i/>
                <w:color w:val="auto"/>
              </w:rPr>
              <w:t>Implications</w:t>
            </w:r>
            <w:r w:rsidRPr="003D1804">
              <w:rPr>
                <w:rFonts w:ascii="Garamond" w:eastAsia="Garamond" w:hAnsi="Garamond" w:cs="Garamond"/>
                <w:color w:val="auto"/>
              </w:rPr>
              <w:t>: Efficient selection on individual entries for phenotypic improvement.</w:t>
            </w:r>
          </w:p>
        </w:tc>
      </w:tr>
    </w:tbl>
    <w:p w14:paraId="6F00B9EA" w14:textId="77777777" w:rsidR="00AF7B85" w:rsidRPr="003D1804" w:rsidRDefault="00AF7B85">
      <w:pPr>
        <w:pStyle w:val="Standard"/>
        <w:widowControl/>
        <w:spacing w:after="240" w:line="480" w:lineRule="auto"/>
        <w:ind w:firstLine="360"/>
        <w:rPr>
          <w:rFonts w:ascii="Garamond" w:eastAsia="Garamond" w:hAnsi="Garamond" w:cs="Garamond"/>
          <w:color w:val="auto"/>
        </w:rPr>
      </w:pPr>
    </w:p>
    <w:p w14:paraId="09E92DF0"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xml:space="preserve">.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sidRPr="003D1804">
        <w:rPr>
          <w:rFonts w:ascii="Garamond" w:eastAsia="Garamond" w:hAnsi="Garamond" w:cs="Garamond"/>
          <w:color w:val="auto"/>
        </w:rPr>
        <w:lastRenderedPageBreak/>
        <w:t xml:space="preserve">and across races and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xml:space="preserve">. We expected to observe substantial differences in heritability across space due to environmental differences (Wilson et al 2006; Finlay and Wilkinson, 1963). We also expected to observe decreases in heritability over time in the Middle American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xml:space="preserve"> as genetic sources of yield variation were eliminated, and potential increases in heritability over time in the Andean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Pr="003D1804" w:rsidRDefault="000E71B2" w:rsidP="00E1510D">
      <w:pPr>
        <w:pStyle w:val="Heading1"/>
        <w:numPr>
          <w:ilvl w:val="0"/>
          <w:numId w:val="1"/>
        </w:numPr>
        <w:ind w:left="360"/>
        <w:rPr>
          <w:color w:val="auto"/>
        </w:rPr>
      </w:pPr>
      <w:bookmarkStart w:id="3" w:name="_30j0zll"/>
      <w:bookmarkEnd w:id="3"/>
      <w:r w:rsidRPr="003D1804">
        <w:rPr>
          <w:color w:val="auto"/>
        </w:rPr>
        <w:t>MATERIALS AND METHODS</w:t>
      </w:r>
    </w:p>
    <w:p w14:paraId="36016692" w14:textId="77777777" w:rsidR="00AF7B85" w:rsidRPr="003D1804" w:rsidRDefault="000E71B2" w:rsidP="00E1510D">
      <w:pPr>
        <w:pStyle w:val="Heading2"/>
        <w:numPr>
          <w:ilvl w:val="1"/>
          <w:numId w:val="1"/>
        </w:numPr>
        <w:tabs>
          <w:tab w:val="left" w:pos="0"/>
        </w:tabs>
        <w:rPr>
          <w:color w:val="auto"/>
        </w:rPr>
      </w:pPr>
      <w:bookmarkStart w:id="4" w:name="_1fob9te"/>
      <w:bookmarkEnd w:id="4"/>
      <w:r w:rsidRPr="003D1804">
        <w:rPr>
          <w:color w:val="auto"/>
        </w:rPr>
        <w:t>2.1 Data Acquisition</w:t>
      </w:r>
    </w:p>
    <w:p w14:paraId="6EC8B2D9" w14:textId="74423C66"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Common bean seed yield (hereafter: ‘yield’) data were retrieved from MacQueen et al. </w:t>
      </w:r>
      <w:ins w:id="5" w:author="Ewing, Patrick - ARS" w:date="2021-12-02T16:10:00Z">
        <w:r w:rsidR="00D07BD1" w:rsidRPr="003D1804">
          <w:rPr>
            <w:rFonts w:ascii="Garamond" w:eastAsia="Garamond" w:hAnsi="Garamond" w:cs="Garamond"/>
            <w:color w:val="auto"/>
          </w:rPr>
          <w:t>(</w:t>
        </w:r>
      </w:ins>
      <w:r w:rsidRPr="003D1804">
        <w:rPr>
          <w:rFonts w:ascii="Garamond" w:eastAsia="Garamond" w:hAnsi="Garamond" w:cs="Garamond"/>
          <w:color w:val="auto"/>
        </w:rPr>
        <w:t>2020</w:t>
      </w:r>
      <w:ins w:id="6" w:author="Ewing, Patrick - ARS" w:date="2021-12-02T16:10:00Z">
        <w:r w:rsidR="00D07BD1" w:rsidRPr="003D1804">
          <w:rPr>
            <w:rFonts w:ascii="Garamond" w:eastAsia="Garamond" w:hAnsi="Garamond" w:cs="Garamond"/>
            <w:color w:val="auto"/>
          </w:rPr>
          <w:t>)</w:t>
        </w:r>
      </w:ins>
      <w:r w:rsidRPr="003D1804">
        <w:rPr>
          <w:rFonts w:ascii="Garamond" w:eastAsia="Garamond" w:hAnsi="Garamond" w:cs="Garamond"/>
          <w:color w:val="auto"/>
        </w:rPr>
        <w:t xml:space="preserve">;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w:t>
      </w:r>
      <w:proofErr w:type="gramStart"/>
      <w:r w:rsidRPr="003D1804">
        <w:rPr>
          <w:rFonts w:ascii="Garamond" w:eastAsia="Garamond" w:hAnsi="Garamond" w:cs="Garamond"/>
          <w:color w:val="auto"/>
        </w:rPr>
        <w:t>The majority of</w:t>
      </w:r>
      <w:proofErr w:type="gramEnd"/>
      <w:r w:rsidRPr="003D1804">
        <w:rPr>
          <w:rFonts w:ascii="Garamond" w:eastAsia="Garamond" w:hAnsi="Garamond" w:cs="Garamond"/>
          <w:color w:val="auto"/>
        </w:rPr>
        <w:t xml:space="preserve"> these entries are members of one of three of the seven races of common bean; two of these races, Durango and Mesoamerican, arose from the Middle American domestication event and are more genetically diverse than Nueva Granada, which arose from the Andean domestication events (</w:t>
      </w:r>
      <w:proofErr w:type="spellStart"/>
      <w:r w:rsidRPr="003D1804">
        <w:rPr>
          <w:rFonts w:ascii="Garamond" w:eastAsia="Garamond" w:hAnsi="Garamond" w:cs="Garamond"/>
          <w:color w:val="auto"/>
        </w:rPr>
        <w:t>Mamidi</w:t>
      </w:r>
      <w:proofErr w:type="spellEnd"/>
      <w:r w:rsidRPr="003D1804">
        <w:rPr>
          <w:rFonts w:ascii="Garamond" w:eastAsia="Garamond" w:hAnsi="Garamond" w:cs="Garamond"/>
          <w:color w:val="auto"/>
        </w:rPr>
        <w:t>, et al. 2011). 13,989 yield data points were used in this analysis.</w:t>
      </w:r>
    </w:p>
    <w:p w14:paraId="06120404" w14:textId="0288C63F" w:rsidR="00EB26EB" w:rsidRPr="003D1804" w:rsidRDefault="00EB26EB">
      <w:pPr>
        <w:pStyle w:val="Standard"/>
        <w:keepNext/>
        <w:keepLines/>
        <w:widowControl/>
        <w:spacing w:after="0" w:line="240" w:lineRule="auto"/>
        <w:jc w:val="center"/>
        <w:rPr>
          <w:rFonts w:ascii="Garamond" w:hAnsi="Garamond"/>
          <w:color w:val="auto"/>
        </w:rPr>
      </w:pPr>
    </w:p>
    <w:p w14:paraId="2DC9C6AE" w14:textId="3FFF2A27" w:rsidR="00AF7B85" w:rsidRPr="003D1804" w:rsidRDefault="000E71B2">
      <w:pPr>
        <w:pStyle w:val="Standard"/>
        <w:keepNext/>
        <w:keepLines/>
        <w:widowControl/>
        <w:spacing w:after="240" w:line="240" w:lineRule="auto"/>
        <w:rPr>
          <w:rFonts w:ascii="Garamond" w:hAnsi="Garamond"/>
          <w:color w:val="auto"/>
        </w:rPr>
      </w:pPr>
      <w:r w:rsidRPr="003D1804">
        <w:rPr>
          <w:rFonts w:ascii="Garamond" w:hAnsi="Garamond"/>
          <w:noProof/>
          <w:color w:val="auto"/>
        </w:rPr>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r w:rsidRPr="003D1804">
        <w:rPr>
          <w:rFonts w:ascii="Garamond" w:eastAsia="Garamond" w:hAnsi="Garamond" w:cs="Garamond"/>
          <w:b/>
          <w:color w:val="auto"/>
        </w:rPr>
        <w:t xml:space="preserve">Figure 1: </w:t>
      </w:r>
      <w:r w:rsidRPr="003D1804">
        <w:rPr>
          <w:rFonts w:ascii="Garamond" w:eastAsia="Garamond" w:hAnsi="Garamond" w:cs="Garamond"/>
          <w:color w:val="auto"/>
        </w:rPr>
        <w:t>Locations and mean yields at sites within the CDBN variety trials. The analysis was restricted to continental North American sites used for at least three years.</w:t>
      </w:r>
    </w:p>
    <w:p w14:paraId="30D7D462" w14:textId="798A00F5"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The CDBN selection strategy </w:t>
      </w:r>
      <w:del w:id="7" w:author="Ewing, Patrick - ARS" w:date="2021-12-02T16:10:00Z">
        <w:r w:rsidRPr="003D1804" w:rsidDel="00D07BD1">
          <w:rPr>
            <w:rFonts w:ascii="Garamond" w:eastAsia="Garamond" w:hAnsi="Garamond" w:cs="Garamond"/>
            <w:color w:val="auto"/>
          </w:rPr>
          <w:delText xml:space="preserve">for lines entered </w:delText>
        </w:r>
      </w:del>
      <w:r w:rsidRPr="003D1804">
        <w:rPr>
          <w:rFonts w:ascii="Garamond" w:eastAsia="Garamond" w:hAnsi="Garamond" w:cs="Garamond"/>
          <w:color w:val="auto"/>
        </w:rPr>
        <w:t xml:space="preserve">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from different years within locations reflect both environmental differences across years and a change in the complement of genotypes used to compute the heritability.</w:t>
      </w:r>
    </w:p>
    <w:p w14:paraId="62FB7EE7" w14:textId="77777777" w:rsidR="00AF7B85" w:rsidRPr="003D1804" w:rsidRDefault="000E71B2" w:rsidP="00E1510D">
      <w:pPr>
        <w:pStyle w:val="Heading2"/>
        <w:numPr>
          <w:ilvl w:val="1"/>
          <w:numId w:val="1"/>
        </w:numPr>
        <w:tabs>
          <w:tab w:val="left" w:pos="0"/>
        </w:tabs>
        <w:rPr>
          <w:color w:val="auto"/>
        </w:rPr>
      </w:pPr>
      <w:bookmarkStart w:id="8" w:name="_3znysh7"/>
      <w:bookmarkEnd w:id="8"/>
      <w:r w:rsidRPr="003D1804">
        <w:rPr>
          <w:color w:val="auto"/>
        </w:rPr>
        <w:lastRenderedPageBreak/>
        <w:t>2.2 Yield and home field advantage expectations</w:t>
      </w:r>
    </w:p>
    <w:p w14:paraId="654052CF"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We first assessed overall fitness and fitness gains across the study period within three groups of CDBN entries: entries from the Nueva Granada race from the Andean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xml:space="preserve">, and entries from two genetically distinct races within the Middle American </w:t>
      </w:r>
      <w:proofErr w:type="spellStart"/>
      <w:r w:rsidRPr="003D1804">
        <w:rPr>
          <w:rFonts w:ascii="Garamond" w:eastAsia="Garamond" w:hAnsi="Garamond" w:cs="Garamond"/>
          <w:color w:val="auto"/>
        </w:rPr>
        <w:t>genepool</w:t>
      </w:r>
      <w:proofErr w:type="spellEnd"/>
      <w:r w:rsidRPr="003D1804">
        <w:rPr>
          <w:rFonts w:ascii="Garamond" w:eastAsia="Garamond" w:hAnsi="Garamond" w:cs="Garamond"/>
          <w:color w:val="auto"/>
        </w:rPr>
        <w:t>, the Durango and the Mesoamerican race using linear modeling.</w:t>
      </w:r>
    </w:p>
    <w:p w14:paraId="6FB5C8CE" w14:textId="2F66F959"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We then quantified HFA. Home field advantage is the fitness benefit an entry receives by growing in its “home” location, after accounting for inherent site and genetic potential, and therefore is an entry-specific outcome of genotype-by-environment interactions (</w:t>
      </w:r>
      <w:proofErr w:type="spellStart"/>
      <w:r w:rsidRPr="003D1804">
        <w:rPr>
          <w:rFonts w:ascii="Garamond" w:eastAsia="Garamond" w:hAnsi="Garamond" w:cs="Garamond"/>
          <w:color w:val="auto"/>
        </w:rPr>
        <w:t>Blanquart</w:t>
      </w:r>
      <w:proofErr w:type="spellEnd"/>
      <w:r w:rsidRPr="003D1804">
        <w:rPr>
          <w:rFonts w:ascii="Garamond" w:eastAsia="Garamond" w:hAnsi="Garamond" w:cs="Garamond"/>
          <w:color w:val="auto"/>
        </w:rPr>
        <w:t xml:space="preserve"> et al, 2013). We estimated HFA following a modified version of Ewing et al. (2019). </w:t>
      </w:r>
      <w:r w:rsidR="000D525E" w:rsidRPr="003D1804">
        <w:rPr>
          <w:rFonts w:ascii="Garamond" w:eastAsia="Garamond" w:hAnsi="Garamond" w:cs="Garamond"/>
          <w:color w:val="auto"/>
        </w:rPr>
        <w:t xml:space="preserve">Modifications were to the method of identifying home site and a test of </w:t>
      </w:r>
      <w:r w:rsidRPr="003D1804">
        <w:rPr>
          <w:rFonts w:ascii="Garamond" w:eastAsia="Garamond" w:hAnsi="Garamond" w:cs="Garamond"/>
          <w:color w:val="auto"/>
        </w:rPr>
        <w:t>accounting for entry genetic relationships to eliminate effects of double counting similar CDBN entries.</w:t>
      </w:r>
    </w:p>
    <w:p w14:paraId="2BE57F79" w14:textId="03F0778B"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To estimate HFA, we first filtered out sites with fewer than three years of data. Next, we assigned each entry an empirical “home” site, the site where an entry performed best relative to other varieties. We </w:t>
      </w:r>
      <w:del w:id="9" w:author="Ewing, Patrick - ARS" w:date="2021-12-02T16:11:00Z">
        <w:r w:rsidRPr="003D1804" w:rsidDel="00D07BD1">
          <w:rPr>
            <w:rFonts w:ascii="Garamond" w:eastAsia="Garamond" w:hAnsi="Garamond" w:cs="Garamond"/>
            <w:color w:val="auto"/>
          </w:rPr>
          <w:delText>calculated relative</w:delText>
        </w:r>
      </w:del>
      <w:ins w:id="10" w:author="Ewing, Patrick - ARS" w:date="2021-12-02T16:11:00Z">
        <w:r w:rsidR="00D07BD1" w:rsidRPr="003D1804">
          <w:rPr>
            <w:rFonts w:ascii="Garamond" w:eastAsia="Garamond" w:hAnsi="Garamond" w:cs="Garamond"/>
            <w:color w:val="auto"/>
          </w:rPr>
          <w:t>first removed site-year effects by standardizing</w:t>
        </w:r>
      </w:ins>
      <w:r w:rsidRPr="003D1804">
        <w:rPr>
          <w:rFonts w:ascii="Garamond" w:eastAsia="Garamond" w:hAnsi="Garamond" w:cs="Garamond"/>
          <w:color w:val="auto"/>
        </w:rPr>
        <w:t xml:space="preserve"> yields within each site-year </w:t>
      </w:r>
      <w:del w:id="11" w:author="Ewing, Patrick - ARS" w:date="2021-12-02T16:11:00Z">
        <w:r w:rsidRPr="003D1804" w:rsidDel="00D07BD1">
          <w:rPr>
            <w:rFonts w:ascii="Garamond" w:eastAsia="Garamond" w:hAnsi="Garamond" w:cs="Garamond"/>
            <w:color w:val="auto"/>
          </w:rPr>
          <w:delText xml:space="preserve">by centering </w:delText>
        </w:r>
      </w:del>
      <w:r w:rsidRPr="003D1804">
        <w:rPr>
          <w:rFonts w:ascii="Garamond" w:eastAsia="Garamond" w:hAnsi="Garamond" w:cs="Garamond"/>
          <w:color w:val="auto"/>
        </w:rPr>
        <w:t>(mean = 0</w:t>
      </w:r>
      <w:del w:id="12" w:author="Ewing, Patrick - ARS" w:date="2021-12-02T16:12:00Z">
        <w:r w:rsidRPr="003D1804" w:rsidDel="00D07BD1">
          <w:rPr>
            <w:rFonts w:ascii="Garamond" w:eastAsia="Garamond" w:hAnsi="Garamond" w:cs="Garamond"/>
            <w:color w:val="auto"/>
          </w:rPr>
          <w:delText>) and scaling (</w:delText>
        </w:r>
      </w:del>
      <w:ins w:id="13" w:author="Ewing, Patrick - ARS" w:date="2021-12-02T16:12:00Z">
        <w:r w:rsidR="00D07BD1" w:rsidRPr="003D1804">
          <w:rPr>
            <w:rFonts w:ascii="Garamond" w:eastAsia="Garamond" w:hAnsi="Garamond" w:cs="Garamond"/>
            <w:color w:val="auto"/>
          </w:rPr>
          <w:t xml:space="preserve">, </w:t>
        </w:r>
      </w:ins>
      <w:r w:rsidRPr="003D1804">
        <w:rPr>
          <w:rFonts w:ascii="Garamond" w:eastAsia="Garamond" w:hAnsi="Garamond" w:cs="Garamond"/>
          <w:color w:val="auto"/>
        </w:rPr>
        <w:t xml:space="preserve">standard deviation = 1). Then, for each </w:t>
      </w:r>
      <w:r w:rsidR="00DA44E4" w:rsidRPr="003D1804">
        <w:rPr>
          <w:rFonts w:ascii="Garamond" w:eastAsia="Garamond" w:hAnsi="Garamond" w:cs="Garamond"/>
          <w:color w:val="auto"/>
        </w:rPr>
        <w:t>entry</w:t>
      </w:r>
      <w:r w:rsidRPr="003D1804">
        <w:rPr>
          <w:rFonts w:ascii="Garamond" w:eastAsia="Garamond" w:hAnsi="Garamond" w:cs="Garamond"/>
          <w:color w:val="auto"/>
        </w:rPr>
        <w:t xml:space="preserve">, we calculated the best linear unbiased predictor (BLUP) of relative yield at each site by using site as a random intercept in </w:t>
      </w:r>
      <w:r w:rsidRPr="003D1804">
        <w:rPr>
          <w:rFonts w:ascii="Garamond" w:eastAsia="Garamond" w:hAnsi="Garamond" w:cs="Garamond"/>
          <w:i/>
          <w:color w:val="auto"/>
        </w:rPr>
        <w:t>lme4</w:t>
      </w:r>
      <w:r w:rsidRPr="003D1804">
        <w:rPr>
          <w:rFonts w:ascii="Garamond" w:eastAsia="Garamond" w:hAnsi="Garamond" w:cs="Garamond"/>
          <w:color w:val="auto"/>
        </w:rPr>
        <w:t xml:space="preserve"> 1.1 (Bates et al, 2015). The home site for each CDBN entry was the site with the largest BLUP.</w:t>
      </w:r>
      <w:r w:rsidR="000D525E" w:rsidRPr="003D1804">
        <w:rPr>
          <w:rFonts w:ascii="Garamond" w:eastAsia="Garamond" w:hAnsi="Garamond" w:cs="Garamond"/>
          <w:color w:val="auto"/>
        </w:rPr>
        <w:t xml:space="preserve"> This approach was necessary due to</w:t>
      </w:r>
      <w:r w:rsidR="00DA44E4" w:rsidRPr="003D1804">
        <w:rPr>
          <w:rFonts w:ascii="Garamond" w:eastAsia="Garamond" w:hAnsi="Garamond" w:cs="Garamond"/>
          <w:color w:val="auto"/>
        </w:rPr>
        <w:t xml:space="preserve"> the frequency of entries growing only one year at some sites </w:t>
      </w:r>
      <w:r w:rsidR="000D525E" w:rsidRPr="003D1804">
        <w:rPr>
          <w:rFonts w:ascii="Garamond" w:eastAsia="Garamond" w:hAnsi="Garamond" w:cs="Garamond"/>
          <w:color w:val="auto"/>
        </w:rPr>
        <w:t>(MacQueen et al, 2020)</w:t>
      </w:r>
      <w:r w:rsidR="00DA44E4" w:rsidRPr="003D1804">
        <w:rPr>
          <w:rFonts w:ascii="Garamond" w:eastAsia="Garamond" w:hAnsi="Garamond" w:cs="Garamond"/>
          <w:color w:val="auto"/>
        </w:rPr>
        <w:t xml:space="preserve">. Relative to the method in Ewing et al. (2019), the BLUP method </w:t>
      </w:r>
      <w:r w:rsidR="000D525E" w:rsidRPr="003D1804">
        <w:rPr>
          <w:rFonts w:ascii="Garamond" w:eastAsia="Garamond" w:hAnsi="Garamond" w:cs="Garamond"/>
          <w:color w:val="auto"/>
        </w:rPr>
        <w:t xml:space="preserve">reduced the likelihood of selecting rare sites as home sites for any individual </w:t>
      </w:r>
      <w:r w:rsidR="00DA44E4" w:rsidRPr="003D1804">
        <w:rPr>
          <w:rFonts w:ascii="Garamond" w:eastAsia="Garamond" w:hAnsi="Garamond" w:cs="Garamond"/>
          <w:color w:val="auto"/>
        </w:rPr>
        <w:t>entry due to lower certainty of performance at those sites</w:t>
      </w:r>
      <w:r w:rsidR="000D525E" w:rsidRPr="003D1804">
        <w:rPr>
          <w:rFonts w:ascii="Garamond" w:eastAsia="Garamond" w:hAnsi="Garamond" w:cs="Garamond"/>
          <w:color w:val="auto"/>
        </w:rPr>
        <w:t xml:space="preserve">. </w:t>
      </w:r>
      <w:r w:rsidR="00DA44E4" w:rsidRPr="003D1804">
        <w:rPr>
          <w:rFonts w:ascii="Garamond" w:eastAsia="Garamond" w:hAnsi="Garamond" w:cs="Garamond"/>
          <w:color w:val="auto"/>
        </w:rPr>
        <w:t xml:space="preserve">75% of home sites were identical </w:t>
      </w:r>
      <w:r w:rsidR="008C7A46" w:rsidRPr="003D1804">
        <w:rPr>
          <w:rFonts w:ascii="Garamond" w:eastAsia="Garamond" w:hAnsi="Garamond" w:cs="Garamond"/>
          <w:color w:val="auto"/>
        </w:rPr>
        <w:t>between</w:t>
      </w:r>
      <w:r w:rsidR="00DA44E4" w:rsidRPr="003D1804">
        <w:rPr>
          <w:rFonts w:ascii="Garamond" w:eastAsia="Garamond" w:hAnsi="Garamond" w:cs="Garamond"/>
          <w:color w:val="auto"/>
        </w:rPr>
        <w:t xml:space="preserve"> methods, while</w:t>
      </w:r>
      <w:r w:rsidR="008C7A46" w:rsidRPr="003D1804">
        <w:rPr>
          <w:rFonts w:ascii="Garamond" w:eastAsia="Garamond" w:hAnsi="Garamond" w:cs="Garamond"/>
          <w:color w:val="auto"/>
        </w:rPr>
        <w:t xml:space="preserve"> BLUP-based</w:t>
      </w:r>
      <w:r w:rsidR="00DA44E4" w:rsidRPr="003D1804">
        <w:rPr>
          <w:rFonts w:ascii="Garamond" w:eastAsia="Garamond" w:hAnsi="Garamond" w:cs="Garamond"/>
          <w:color w:val="auto"/>
        </w:rPr>
        <w:t xml:space="preserve"> </w:t>
      </w:r>
      <w:r w:rsidR="000D525E" w:rsidRPr="003D1804">
        <w:rPr>
          <w:rFonts w:ascii="Garamond" w:eastAsia="Garamond" w:hAnsi="Garamond" w:cs="Garamond"/>
          <w:color w:val="auto"/>
        </w:rPr>
        <w:t>population-wide home field advantages</w:t>
      </w:r>
      <w:r w:rsidR="008C7A46" w:rsidRPr="003D1804">
        <w:rPr>
          <w:rFonts w:ascii="Garamond" w:eastAsia="Garamond" w:hAnsi="Garamond" w:cs="Garamond"/>
          <w:color w:val="auto"/>
        </w:rPr>
        <w:t xml:space="preserve"> were</w:t>
      </w:r>
      <w:r w:rsidR="000D525E" w:rsidRPr="003D1804">
        <w:rPr>
          <w:rFonts w:ascii="Garamond" w:eastAsia="Garamond" w:hAnsi="Garamond" w:cs="Garamond"/>
          <w:color w:val="auto"/>
        </w:rPr>
        <w:t xml:space="preserve"> more precise (Figure S1). </w:t>
      </w:r>
    </w:p>
    <w:p w14:paraId="1E580985"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lastRenderedPageBreak/>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Pr="003D1804" w:rsidRDefault="000E71B2">
      <w:pPr>
        <w:pStyle w:val="Standard"/>
        <w:widowControl/>
        <w:spacing w:after="240" w:line="480" w:lineRule="auto"/>
        <w:jc w:val="center"/>
        <w:rPr>
          <w:rFonts w:ascii="Garamond" w:hAnsi="Garamond"/>
          <w:color w:val="auto"/>
        </w:rPr>
      </w:pPr>
      <w:r w:rsidRPr="003D1804">
        <w:rPr>
          <w:rFonts w:ascii="Garamond" w:eastAsia="Garamond" w:hAnsi="Garamond" w:cs="Garamond"/>
          <w:b/>
          <w:i/>
          <w:color w:val="auto"/>
        </w:rPr>
        <w:t>y</w:t>
      </w:r>
      <w:r w:rsidRPr="003D1804">
        <w:rPr>
          <w:rFonts w:ascii="Garamond" w:eastAsia="Garamond" w:hAnsi="Garamond" w:cs="Garamond"/>
          <w:color w:val="auto"/>
        </w:rPr>
        <w:t xml:space="preserve"> = </w:t>
      </w:r>
      <w:r w:rsidRPr="003D1804">
        <w:rPr>
          <w:rFonts w:ascii="Garamond" w:eastAsia="Garamond" w:hAnsi="Garamond" w:cs="Garamond"/>
          <w:b/>
          <w:color w:val="auto"/>
        </w:rPr>
        <w:t>X</w:t>
      </w:r>
      <w:r w:rsidRPr="003D1804">
        <w:rPr>
          <w:rFonts w:ascii="Garamond" w:eastAsia="Garamond" w:hAnsi="Garamond" w:cs="Garamond"/>
          <w:b/>
          <w:i/>
          <w:color w:val="auto"/>
        </w:rPr>
        <w:t>β</w:t>
      </w:r>
      <w:r w:rsidRPr="003D1804">
        <w:rPr>
          <w:rFonts w:ascii="Garamond" w:eastAsia="Garamond" w:hAnsi="Garamond" w:cs="Garamond"/>
          <w:color w:val="auto"/>
        </w:rPr>
        <w:t xml:space="preserve"> + </w:t>
      </w:r>
      <w:r w:rsidRPr="003D1804">
        <w:rPr>
          <w:rFonts w:ascii="Garamond" w:eastAsia="Garamond" w:hAnsi="Garamond" w:cs="Garamond"/>
          <w:b/>
          <w:i/>
          <w:color w:val="auto"/>
        </w:rPr>
        <w:t>ε</w:t>
      </w:r>
    </w:p>
    <w:p w14:paraId="57D7DE19" w14:textId="359C86A6"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Where </w:t>
      </w:r>
      <w:r w:rsidRPr="003D1804">
        <w:rPr>
          <w:rFonts w:ascii="Garamond" w:eastAsia="Garamond" w:hAnsi="Garamond" w:cs="Garamond"/>
          <w:b/>
          <w:i/>
          <w:color w:val="auto"/>
        </w:rPr>
        <w:t>y</w:t>
      </w:r>
      <w:r w:rsidRPr="003D1804">
        <w:rPr>
          <w:rFonts w:ascii="Garamond" w:eastAsia="Garamond" w:hAnsi="Garamond" w:cs="Garamond"/>
          <w:color w:val="auto"/>
        </w:rPr>
        <w:t xml:space="preserve"> contains the </w:t>
      </w:r>
      <w:r w:rsidRPr="003D1804">
        <w:rPr>
          <w:rFonts w:ascii="Garamond" w:eastAsia="Garamond" w:hAnsi="Garamond" w:cs="Garamond"/>
          <w:i/>
          <w:color w:val="auto"/>
        </w:rPr>
        <w:t>n</w:t>
      </w:r>
      <w:r w:rsidRPr="003D1804">
        <w:rPr>
          <w:rFonts w:ascii="Garamond" w:eastAsia="Garamond" w:hAnsi="Garamond" w:cs="Garamond"/>
          <w:color w:val="auto"/>
        </w:rPr>
        <w:t xml:space="preserve"> yields of each entry </w:t>
      </w:r>
      <w:proofErr w:type="spellStart"/>
      <w:r w:rsidRPr="003D1804">
        <w:rPr>
          <w:rFonts w:ascii="Garamond" w:eastAsia="Garamond" w:hAnsi="Garamond" w:cs="Garamond"/>
          <w:i/>
          <w:color w:val="auto"/>
        </w:rPr>
        <w:t>i</w:t>
      </w:r>
      <w:proofErr w:type="spellEnd"/>
      <w:r w:rsidRPr="003D1804">
        <w:rPr>
          <w:rFonts w:ascii="Garamond" w:eastAsia="Garamond" w:hAnsi="Garamond" w:cs="Garamond"/>
          <w:color w:val="auto"/>
        </w:rPr>
        <w:t xml:space="preserve"> at location </w:t>
      </w:r>
      <w:r w:rsidRPr="003D1804">
        <w:rPr>
          <w:rFonts w:ascii="Garamond" w:eastAsia="Garamond" w:hAnsi="Garamond" w:cs="Garamond"/>
          <w:i/>
          <w:color w:val="auto"/>
        </w:rPr>
        <w:t>j</w:t>
      </w:r>
      <w:r w:rsidRPr="003D1804">
        <w:rPr>
          <w:rFonts w:ascii="Garamond" w:eastAsia="Garamond" w:hAnsi="Garamond" w:cs="Garamond"/>
          <w:color w:val="auto"/>
        </w:rPr>
        <w:t xml:space="preserve"> and year </w:t>
      </w:r>
      <w:r w:rsidRPr="003D1804">
        <w:rPr>
          <w:rFonts w:ascii="Garamond" w:eastAsia="Garamond" w:hAnsi="Garamond" w:cs="Garamond"/>
          <w:i/>
          <w:color w:val="auto"/>
        </w:rPr>
        <w:t>k</w:t>
      </w:r>
      <w:r w:rsidRPr="003D1804">
        <w:rPr>
          <w:rFonts w:ascii="Garamond" w:eastAsia="Garamond" w:hAnsi="Garamond" w:cs="Garamond"/>
          <w:color w:val="auto"/>
        </w:rPr>
        <w:t xml:space="preserve">, </w:t>
      </w:r>
      <w:r w:rsidRPr="003D1804">
        <w:rPr>
          <w:rFonts w:ascii="Garamond" w:eastAsia="Garamond" w:hAnsi="Garamond" w:cs="Garamond"/>
          <w:b/>
          <w:i/>
          <w:color w:val="auto"/>
        </w:rPr>
        <w:t>β</w:t>
      </w:r>
      <w:r w:rsidRPr="003D1804">
        <w:rPr>
          <w:rFonts w:ascii="Garamond" w:eastAsia="Garamond" w:hAnsi="Garamond" w:cs="Garamond"/>
          <w:color w:val="auto"/>
        </w:rPr>
        <w:t xml:space="preserve"> contains coefficients of </w:t>
      </w:r>
      <w:r w:rsidRPr="003D1804">
        <w:rPr>
          <w:rFonts w:ascii="Garamond" w:eastAsia="Garamond" w:hAnsi="Garamond" w:cs="Garamond"/>
          <w:i/>
          <w:color w:val="auto"/>
        </w:rPr>
        <w:t>p</w:t>
      </w:r>
      <w:r w:rsidRPr="003D1804">
        <w:rPr>
          <w:rFonts w:ascii="Garamond" w:eastAsia="Garamond" w:hAnsi="Garamond" w:cs="Garamond"/>
          <w:color w:val="auto"/>
        </w:rPr>
        <w:t xml:space="preserve"> predictors in the </w:t>
      </w:r>
      <w:r w:rsidRPr="003D1804">
        <w:rPr>
          <w:rFonts w:ascii="Garamond" w:eastAsia="Garamond" w:hAnsi="Garamond" w:cs="Garamond"/>
          <w:i/>
          <w:color w:val="auto"/>
        </w:rPr>
        <w:t>n</w:t>
      </w:r>
      <w:r w:rsidRPr="003D1804">
        <w:rPr>
          <w:rFonts w:ascii="Garamond" w:eastAsia="Garamond" w:hAnsi="Garamond" w:cs="Garamond"/>
          <w:color w:val="auto"/>
        </w:rPr>
        <w:t xml:space="preserve"> by </w:t>
      </w:r>
      <w:r w:rsidRPr="003D1804">
        <w:rPr>
          <w:rFonts w:ascii="Garamond" w:eastAsia="Garamond" w:hAnsi="Garamond" w:cs="Garamond"/>
          <w:i/>
          <w:color w:val="auto"/>
        </w:rPr>
        <w:t>p</w:t>
      </w:r>
      <w:r w:rsidRPr="003D1804">
        <w:rPr>
          <w:rFonts w:ascii="Garamond" w:eastAsia="Garamond" w:hAnsi="Garamond" w:cs="Garamond"/>
          <w:color w:val="auto"/>
        </w:rPr>
        <w:t xml:space="preserve"> model matrix </w:t>
      </w:r>
      <w:r w:rsidRPr="003D1804">
        <w:rPr>
          <w:rFonts w:ascii="Garamond" w:eastAsia="Garamond" w:hAnsi="Garamond" w:cs="Garamond"/>
          <w:b/>
          <w:color w:val="auto"/>
        </w:rPr>
        <w:t>X</w:t>
      </w:r>
      <w:r w:rsidRPr="003D1804">
        <w:rPr>
          <w:rFonts w:ascii="Garamond" w:eastAsia="Garamond" w:hAnsi="Garamond" w:cs="Garamond"/>
          <w:color w:val="auto"/>
        </w:rPr>
        <w:t xml:space="preserve">, and </w:t>
      </w:r>
      <w:r w:rsidRPr="003D1804">
        <w:rPr>
          <w:rFonts w:ascii="Garamond" w:eastAsia="Garamond" w:hAnsi="Garamond" w:cs="Garamond"/>
          <w:b/>
          <w:i/>
          <w:color w:val="auto"/>
        </w:rPr>
        <w:t>ε</w:t>
      </w:r>
      <w:r w:rsidRPr="003D1804">
        <w:rPr>
          <w:rFonts w:ascii="Garamond" w:eastAsia="Garamond" w:hAnsi="Garamond" w:cs="Garamond"/>
          <w:color w:val="auto"/>
        </w:rPr>
        <w:t xml:space="preserve"> is the associated error term. In the base model, </w:t>
      </w:r>
      <w:r w:rsidRPr="003D1804">
        <w:rPr>
          <w:rFonts w:ascii="Garamond" w:eastAsia="Garamond" w:hAnsi="Garamond" w:cs="Garamond"/>
          <w:b/>
          <w:color w:val="auto"/>
        </w:rPr>
        <w:t>X</w:t>
      </w:r>
      <w:r w:rsidRPr="003D1804">
        <w:rPr>
          <w:rFonts w:ascii="Garamond" w:eastAsia="Garamond" w:hAnsi="Garamond" w:cs="Garamond"/>
          <w:color w:val="auto"/>
        </w:rPr>
        <w:t xml:space="preserve"> included site, year, site-year, and entry identity</w:t>
      </w:r>
      <w:del w:id="14" w:author="Ewing, Patrick - ARS" w:date="2021-12-02T16:13:00Z">
        <w:r w:rsidR="00527367" w:rsidRPr="003D1804" w:rsidDel="00D07BD1">
          <w:rPr>
            <w:rFonts w:ascii="Garamond" w:eastAsia="Garamond" w:hAnsi="Garamond" w:cs="Garamond"/>
            <w:color w:val="auto"/>
          </w:rPr>
          <w:delText>.</w:delText>
        </w:r>
      </w:del>
      <w:r w:rsidR="0024245D" w:rsidRPr="003D1804">
        <w:rPr>
          <w:rFonts w:ascii="Garamond" w:eastAsia="Garamond" w:hAnsi="Garamond" w:cs="Garamond"/>
          <w:color w:val="auto"/>
        </w:rPr>
        <w:t xml:space="preserve"> (Table S1)</w:t>
      </w:r>
      <w:ins w:id="15" w:author="Ewing, Patrick - ARS" w:date="2021-12-02T16:13:00Z">
        <w:r w:rsidR="00D07BD1" w:rsidRPr="003D1804">
          <w:rPr>
            <w:rFonts w:ascii="Garamond" w:eastAsia="Garamond" w:hAnsi="Garamond" w:cs="Garamond"/>
            <w:color w:val="auto"/>
          </w:rPr>
          <w:t>.</w:t>
        </w:r>
      </w:ins>
      <w:r w:rsidRPr="003D1804">
        <w:rPr>
          <w:rFonts w:ascii="Garamond" w:eastAsia="Garamond" w:hAnsi="Garamond" w:cs="Garamond"/>
          <w:color w:val="auto"/>
        </w:rPr>
        <w:t xml:space="preserve"> Model 2 added a predictor for HFA, a binary indicator of whether a site was that variety’s home. Model 3 added terms for genetic relatedness to the base model. Genetic relatedness was determined using the </w:t>
      </w:r>
      <w:proofErr w:type="spellStart"/>
      <w:r w:rsidRPr="003D1804">
        <w:rPr>
          <w:rFonts w:ascii="Garamond" w:eastAsia="Garamond" w:hAnsi="Garamond" w:cs="Garamond"/>
          <w:i/>
          <w:color w:val="auto"/>
        </w:rPr>
        <w:t>snp_autoSVD</w:t>
      </w:r>
      <w:proofErr w:type="spellEnd"/>
      <w:r w:rsidRPr="003D1804">
        <w:rPr>
          <w:rFonts w:ascii="Garamond" w:eastAsia="Garamond" w:hAnsi="Garamond" w:cs="Garamond"/>
          <w:color w:val="auto"/>
        </w:rPr>
        <w:t xml:space="preserve"> function of the </w:t>
      </w:r>
      <w:proofErr w:type="spellStart"/>
      <w:r w:rsidRPr="003D1804">
        <w:rPr>
          <w:rFonts w:ascii="Garamond" w:eastAsia="Garamond" w:hAnsi="Garamond" w:cs="Garamond"/>
          <w:i/>
          <w:color w:val="auto"/>
        </w:rPr>
        <w:t>bigsnpr</w:t>
      </w:r>
      <w:proofErr w:type="spellEnd"/>
      <w:r w:rsidRPr="003D1804">
        <w:rPr>
          <w:rFonts w:ascii="Garamond" w:eastAsia="Garamond" w:hAnsi="Garamond" w:cs="Garamond"/>
          <w:color w:val="auto"/>
        </w:rPr>
        <w:t xml:space="preserve"> R package (</w:t>
      </w:r>
      <w:proofErr w:type="spellStart"/>
      <w:r w:rsidRPr="003D1804">
        <w:rPr>
          <w:rFonts w:ascii="Garamond" w:eastAsia="Garamond" w:hAnsi="Garamond" w:cs="Garamond"/>
          <w:color w:val="auto"/>
        </w:rPr>
        <w:t>Prive</w:t>
      </w:r>
      <w:proofErr w:type="spellEnd"/>
      <w:r w:rsidRPr="003D1804">
        <w:rPr>
          <w:rFonts w:ascii="Garamond" w:eastAsia="Garamond" w:hAnsi="Garamond" w:cs="Garamond"/>
          <w:color w:val="auto"/>
        </w:rPr>
        <w:t xml:space="preserve"> et al 2017), </w:t>
      </w:r>
      <w:del w:id="16" w:author="Ewing, Patrick - ARS" w:date="2021-12-02T16:13:00Z">
        <w:r w:rsidRPr="003D1804" w:rsidDel="00D07BD1">
          <w:rPr>
            <w:rFonts w:ascii="Garamond" w:eastAsia="Garamond" w:hAnsi="Garamond" w:cs="Garamond"/>
            <w:color w:val="auto"/>
          </w:rPr>
          <w:delText xml:space="preserve">using </w:delText>
        </w:r>
      </w:del>
      <w:ins w:id="17" w:author="Ewing, Patrick - ARS" w:date="2021-12-02T16:13:00Z">
        <w:r w:rsidR="00D07BD1" w:rsidRPr="003D1804">
          <w:rPr>
            <w:rFonts w:ascii="Garamond" w:eastAsia="Garamond" w:hAnsi="Garamond" w:cs="Garamond"/>
            <w:color w:val="auto"/>
          </w:rPr>
          <w:t xml:space="preserve">from </w:t>
        </w:r>
      </w:ins>
      <w:r w:rsidRPr="003D1804">
        <w:rPr>
          <w:rFonts w:ascii="Garamond" w:eastAsia="Garamond" w:hAnsi="Garamond" w:cs="Garamond"/>
          <w:color w:val="auto"/>
        </w:rPr>
        <w:t xml:space="preserve">1,221,540 SNPs genotyped previously using genotyping by </w:t>
      </w:r>
      <w:proofErr w:type="spellStart"/>
      <w:r w:rsidRPr="003D1804">
        <w:rPr>
          <w:rFonts w:ascii="Garamond" w:eastAsia="Garamond" w:hAnsi="Garamond" w:cs="Garamond"/>
          <w:color w:val="auto"/>
        </w:rPr>
        <w:t>seqeuncing</w:t>
      </w:r>
      <w:proofErr w:type="spellEnd"/>
      <w:r w:rsidRPr="003D1804">
        <w:rPr>
          <w:rFonts w:ascii="Garamond" w:eastAsia="Garamond" w:hAnsi="Garamond" w:cs="Garamond"/>
          <w:color w:val="auto"/>
        </w:rPr>
        <w:t xml:space="preserve"> (MacQueen et al 2020); we used the first three principal components of the singular value decompositions of linkage-adjusted SNP matrices (</w:t>
      </w:r>
      <w:r w:rsidR="000D525E" w:rsidRPr="003D1804">
        <w:rPr>
          <w:rFonts w:ascii="Garamond" w:eastAsia="Garamond" w:hAnsi="Garamond" w:cs="Garamond"/>
          <w:color w:val="auto"/>
        </w:rPr>
        <w:t>Figure S2</w:t>
      </w:r>
      <w:r w:rsidRPr="003D1804">
        <w:rPr>
          <w:rFonts w:ascii="Garamond" w:eastAsia="Garamond" w:hAnsi="Garamond" w:cs="Garamond"/>
          <w:color w:val="auto"/>
        </w:rPr>
        <w:t xml:space="preserve">). Model 4 added to the base model both HFA and genetic relatedness terms, including an interaction. In models with an HFA term, the coefficient </w:t>
      </w:r>
      <w:r w:rsidRPr="003D1804">
        <w:rPr>
          <w:rFonts w:ascii="Garamond" w:eastAsia="Garamond" w:hAnsi="Garamond" w:cs="Garamond"/>
          <w:i/>
          <w:color w:val="auto"/>
        </w:rPr>
        <w:t>β</w:t>
      </w:r>
      <w:r w:rsidRPr="003D1804">
        <w:rPr>
          <w:rFonts w:ascii="Garamond" w:eastAsia="Garamond" w:hAnsi="Garamond" w:cs="Garamond"/>
          <w:color w:val="auto"/>
          <w:vertAlign w:val="subscript"/>
        </w:rPr>
        <w:t>HFA</w:t>
      </w:r>
      <w:r w:rsidRPr="003D1804">
        <w:rPr>
          <w:rFonts w:ascii="Garamond" w:eastAsia="Garamond" w:hAnsi="Garamond" w:cs="Garamond"/>
          <w:color w:val="auto"/>
        </w:rPr>
        <w:t xml:space="preserve"> is the average home field advantage across entries.</w:t>
      </w:r>
    </w:p>
    <w:p w14:paraId="0F703C01" w14:textId="1C3D112F"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We compared these models using Akaike’s information criterion (AIC); Model 2 was always the most parsimonious. We then calculated variance explained by each predictor in Model 2 using the </w:t>
      </w:r>
      <w:proofErr w:type="spellStart"/>
      <w:r w:rsidRPr="003D1804">
        <w:rPr>
          <w:rFonts w:ascii="Garamond" w:eastAsia="Garamond" w:hAnsi="Garamond" w:cs="Garamond"/>
          <w:i/>
          <w:color w:val="auto"/>
        </w:rPr>
        <w:t>Anova</w:t>
      </w:r>
      <w:proofErr w:type="spellEnd"/>
      <w:r w:rsidRPr="003D1804">
        <w:rPr>
          <w:rFonts w:ascii="Garamond" w:eastAsia="Garamond" w:hAnsi="Garamond" w:cs="Garamond"/>
          <w:color w:val="auto"/>
        </w:rPr>
        <w:t xml:space="preserve"> function in </w:t>
      </w:r>
      <w:r w:rsidRPr="003D1804">
        <w:rPr>
          <w:rFonts w:ascii="Garamond" w:eastAsia="Garamond" w:hAnsi="Garamond" w:cs="Garamond"/>
          <w:i/>
          <w:color w:val="auto"/>
        </w:rPr>
        <w:t>car</w:t>
      </w:r>
      <w:r w:rsidRPr="003D1804">
        <w:rPr>
          <w:rFonts w:ascii="Garamond" w:eastAsia="Garamond" w:hAnsi="Garamond" w:cs="Garamond"/>
          <w:color w:val="auto"/>
        </w:rPr>
        <w:t xml:space="preserve"> 3.0 (Fox and Weisberg, 2019). We then used 999 permutations to test the significance of home field advantage (Ewing et al, 2019). </w:t>
      </w:r>
      <w:r w:rsidR="002E61DD" w:rsidRPr="003D1804">
        <w:rPr>
          <w:rFonts w:ascii="Garamond" w:eastAsia="Garamond" w:hAnsi="Garamond" w:cs="Garamond"/>
          <w:color w:val="auto"/>
        </w:rPr>
        <w:t>A permutation test is necessary because the HFA metric is usually positive and usually explains a significant amount of variance by traditional metrics (</w:t>
      </w:r>
      <w:proofErr w:type="gramStart"/>
      <w:r w:rsidR="002E61DD" w:rsidRPr="003D1804">
        <w:rPr>
          <w:rFonts w:ascii="Garamond" w:eastAsia="Garamond" w:hAnsi="Garamond" w:cs="Garamond"/>
          <w:color w:val="auto"/>
        </w:rPr>
        <w:t>i.e.</w:t>
      </w:r>
      <w:proofErr w:type="gramEnd"/>
      <w:r w:rsidR="002E61DD" w:rsidRPr="003D1804">
        <w:rPr>
          <w:rFonts w:ascii="Garamond" w:eastAsia="Garamond" w:hAnsi="Garamond" w:cs="Garamond"/>
          <w:color w:val="auto"/>
        </w:rPr>
        <w:t xml:space="preserve"> ANOVA), even for random data. </w:t>
      </w:r>
      <w:r w:rsidRPr="003D1804">
        <w:rPr>
          <w:rFonts w:ascii="Garamond" w:eastAsia="Garamond" w:hAnsi="Garamond" w:cs="Garamond"/>
          <w:color w:val="auto"/>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57C19E4E"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lastRenderedPageBreak/>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Pr="003D1804" w:rsidRDefault="000E71B2" w:rsidP="00E1510D">
      <w:pPr>
        <w:pStyle w:val="Heading2"/>
        <w:numPr>
          <w:ilvl w:val="1"/>
          <w:numId w:val="1"/>
        </w:numPr>
        <w:tabs>
          <w:tab w:val="left" w:pos="0"/>
        </w:tabs>
        <w:rPr>
          <w:color w:val="auto"/>
        </w:rPr>
      </w:pPr>
      <w:bookmarkStart w:id="18" w:name="_2et92p0"/>
      <w:bookmarkEnd w:id="18"/>
      <w:r w:rsidRPr="003D1804">
        <w:rPr>
          <w:color w:val="auto"/>
        </w:rPr>
        <w:t>2.3 Spatial and temporal variation in heritability</w:t>
      </w:r>
    </w:p>
    <w:p w14:paraId="406A9E4D" w14:textId="43705AEC"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We calculated narrow sense heritability for yield per-site on an entry-mean basis</w:t>
      </w:r>
      <w:del w:id="19" w:author="Ewing, Patrick - ARS" w:date="2021-12-02T16:13: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by combining data from all breeding trials, then decomposing the variance components within each trial. Briefly, we built linear models using the R package </w:t>
      </w:r>
      <w:r w:rsidRPr="003D1804">
        <w:rPr>
          <w:rFonts w:ascii="Garamond" w:eastAsia="Garamond" w:hAnsi="Garamond" w:cs="Garamond"/>
          <w:i/>
          <w:color w:val="auto"/>
        </w:rPr>
        <w:t>lme4</w:t>
      </w:r>
      <w:r w:rsidRPr="003D1804">
        <w:rPr>
          <w:rFonts w:ascii="Garamond" w:eastAsia="Garamond" w:hAnsi="Garamond" w:cs="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44CF07D" w:rsidR="00AF7B85" w:rsidRPr="003D1804" w:rsidRDefault="003D1804">
      <w:pPr>
        <w:pStyle w:val="Standard"/>
        <w:widowControl/>
        <w:spacing w:after="240" w:line="480" w:lineRule="auto"/>
        <w:ind w:firstLine="360"/>
        <w:jc w:val="center"/>
        <w:rPr>
          <w:rFonts w:ascii="Garamond" w:hAnsi="Garamond"/>
          <w:color w:val="auto"/>
        </w:rPr>
      </w:pPr>
      <m:oMathPara>
        <m:oMathParaPr>
          <m:jc m:val="center"/>
        </m:oMathParaPr>
        <m:oMath>
          <m:sSup>
            <m:sSupPr>
              <m:ctrlPr>
                <w:rPr>
                  <w:rFonts w:ascii="Cambria Math" w:hAnsi="Cambria Math"/>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color w:val="auto"/>
                </w:rPr>
              </m:ctrlPr>
            </m:sSupPr>
            <m:e>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rep*environment</m:t>
                  </m:r>
                </m:den>
              </m:f>
              <m:r>
                <w:rPr>
                  <w:rFonts w:ascii="Cambria Math" w:hAnsi="Cambria Math"/>
                  <w:color w:val="auto"/>
                </w:rPr>
                <m:t>*M</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entries</m:t>
                  </m:r>
                </m:sub>
              </m:sSub>
              <m:r>
                <w:rPr>
                  <w:rFonts w:ascii="Cambria Math" w:hAnsi="Cambria Math"/>
                  <w:color w:val="auto"/>
                </w:rPr>
                <m:t>)</m:t>
              </m:r>
            </m:e>
            <m:sup>
              <m:r>
                <w:rPr>
                  <w:rFonts w:ascii="Cambria Math" w:hAnsi="Cambria Math"/>
                  <w:color w:val="auto"/>
                </w:rPr>
                <m:t>-1</m:t>
              </m:r>
            </m:sup>
          </m:sSup>
        </m:oMath>
      </m:oMathPara>
    </w:p>
    <w:p w14:paraId="3F4F5423" w14:textId="559A1830"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Where </w:t>
      </w:r>
      <w:proofErr w:type="spellStart"/>
      <w:r w:rsidRPr="003D1804">
        <w:rPr>
          <w:rFonts w:ascii="Garamond" w:eastAsia="Garamond" w:hAnsi="Garamond" w:cs="Garamond"/>
          <w:color w:val="auto"/>
        </w:rPr>
        <w:t>V</w:t>
      </w:r>
      <w:r w:rsidRPr="003D1804">
        <w:rPr>
          <w:rFonts w:ascii="Garamond" w:eastAsia="Garamond" w:hAnsi="Garamond" w:cs="Garamond"/>
          <w:color w:val="auto"/>
          <w:vertAlign w:val="subscript"/>
        </w:rPr>
        <w:t>entries</w:t>
      </w:r>
      <w:proofErr w:type="spellEnd"/>
      <w:r w:rsidRPr="003D1804">
        <w:rPr>
          <w:rFonts w:ascii="Garamond" w:eastAsia="Garamond" w:hAnsi="Garamond" w:cs="Garamond"/>
          <w:color w:val="auto"/>
        </w:rPr>
        <w:t xml:space="preserve"> the variance among the entries, environment is the number of locations in the study and </w:t>
      </w:r>
      <w:proofErr w:type="spellStart"/>
      <w:r w:rsidRPr="003D1804">
        <w:rPr>
          <w:rFonts w:ascii="Garamond" w:eastAsia="Garamond" w:hAnsi="Garamond" w:cs="Garamond"/>
          <w:color w:val="auto"/>
        </w:rPr>
        <w:t>MS</w:t>
      </w:r>
      <w:r w:rsidRPr="003D1804">
        <w:rPr>
          <w:rFonts w:ascii="Garamond" w:eastAsia="Garamond" w:hAnsi="Garamond" w:cs="Garamond"/>
          <w:color w:val="auto"/>
          <w:vertAlign w:val="subscript"/>
        </w:rPr>
        <w:t>entries</w:t>
      </w:r>
      <w:proofErr w:type="spellEnd"/>
      <w:r w:rsidRPr="003D1804">
        <w:rPr>
          <w:rFonts w:ascii="Garamond" w:eastAsia="Garamond" w:hAnsi="Garamond" w:cs="Garamond"/>
          <w:color w:val="auto"/>
        </w:rPr>
        <w:t xml:space="preserve"> is the squared value of expected yields for the entries (Bernardo, 2020, page 163). </w:t>
      </w:r>
      <w:r w:rsidR="00527367" w:rsidRPr="003D1804">
        <w:rPr>
          <w:rFonts w:ascii="Garamond" w:eastAsia="Garamond" w:hAnsi="Garamond" w:cs="Garamond"/>
          <w:color w:val="auto"/>
        </w:rPr>
        <w:t>Heritability represents the amount of additive genetic variance as a proportion of total phenotypic variance</w:t>
      </w:r>
      <w:r w:rsidR="00170152" w:rsidRPr="003D1804">
        <w:rPr>
          <w:rFonts w:ascii="Garamond" w:eastAsia="Garamond" w:hAnsi="Garamond" w:cs="Garamond"/>
          <w:color w:val="auto"/>
        </w:rPr>
        <w:t>;</w:t>
      </w:r>
      <w:r w:rsidR="00527367" w:rsidRPr="003D1804">
        <w:rPr>
          <w:rFonts w:ascii="Garamond" w:eastAsia="Garamond" w:hAnsi="Garamond" w:cs="Garamond"/>
          <w:color w:val="auto"/>
        </w:rPr>
        <w:t xml:space="preserve"> as such it represents the potential progress that can be made from selection.</w:t>
      </w:r>
      <w:r w:rsidRPr="003D1804">
        <w:rPr>
          <w:rFonts w:ascii="Garamond" w:eastAsia="Garamond" w:hAnsi="Garamond" w:cs="Garamond"/>
          <w:color w:val="auto"/>
        </w:rPr>
        <w:t xml:space="preserve">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sidRPr="003D1804">
        <w:rPr>
          <w:rFonts w:ascii="Garamond" w:eastAsia="Garamond" w:hAnsi="Garamond" w:cs="Garamond"/>
          <w:i/>
          <w:color w:val="auto"/>
        </w:rPr>
        <w:t>fields</w:t>
      </w:r>
      <w:r w:rsidRPr="003D1804">
        <w:rPr>
          <w:rFonts w:ascii="Garamond" w:eastAsia="Garamond" w:hAnsi="Garamond" w:cs="Garamond"/>
          <w:color w:val="auto"/>
        </w:rPr>
        <w:t xml:space="preserve"> version 11.6 (</w:t>
      </w:r>
      <w:proofErr w:type="spellStart"/>
      <w:r w:rsidRPr="003D1804">
        <w:rPr>
          <w:rFonts w:ascii="Garamond" w:eastAsia="Garamond" w:hAnsi="Garamond" w:cs="Garamond"/>
          <w:color w:val="auto"/>
        </w:rPr>
        <w:t>Furrer</w:t>
      </w:r>
      <w:proofErr w:type="spellEnd"/>
      <w:r w:rsidRPr="003D1804">
        <w:rPr>
          <w:rFonts w:ascii="Garamond" w:eastAsia="Garamond" w:hAnsi="Garamond" w:cs="Garamond"/>
          <w:color w:val="auto"/>
        </w:rPr>
        <w:t xml:space="preserve"> et al., 2009). For spatial variation, heritability was the average heritability over the 35-year study period and across races.</w:t>
      </w:r>
    </w:p>
    <w:p w14:paraId="3A85385C" w14:textId="4C2692EE" w:rsidR="00EB26EB" w:rsidRPr="003D1804" w:rsidRDefault="00527367">
      <w:pPr>
        <w:pStyle w:val="Standard"/>
        <w:widowControl/>
        <w:spacing w:after="240" w:line="480" w:lineRule="auto"/>
        <w:rPr>
          <w:rFonts w:ascii="Garamond" w:hAnsi="Garamond"/>
          <w:color w:val="auto"/>
        </w:rPr>
      </w:pPr>
      <w:bookmarkStart w:id="20" w:name="_tyjcwt"/>
      <w:bookmarkEnd w:id="20"/>
      <w:r w:rsidRPr="003D1804">
        <w:rPr>
          <w:rFonts w:ascii="Garamond" w:eastAsia="Garamond" w:hAnsi="Garamond" w:cs="Garamond"/>
          <w:color w:val="auto"/>
        </w:rPr>
        <w:tab/>
        <w:t xml:space="preserve">We assessed genetic diversity in the CDBN between bean races using </w:t>
      </w:r>
      <w:proofErr w:type="spellStart"/>
      <w:r w:rsidRPr="003D1804">
        <w:rPr>
          <w:rFonts w:ascii="Garamond" w:eastAsia="Garamond" w:hAnsi="Garamond" w:cs="Garamond"/>
          <w:color w:val="auto"/>
        </w:rPr>
        <w:t>vcftools</w:t>
      </w:r>
      <w:proofErr w:type="spellEnd"/>
      <w:r w:rsidRPr="003D1804">
        <w:rPr>
          <w:rFonts w:ascii="Garamond" w:eastAsia="Garamond" w:hAnsi="Garamond" w:cs="Garamond"/>
          <w:color w:val="auto"/>
        </w:rPr>
        <w:t xml:space="preserve"> (</w:t>
      </w:r>
      <w:proofErr w:type="spellStart"/>
      <w:r w:rsidRPr="003D1804">
        <w:rPr>
          <w:rFonts w:ascii="Garamond" w:eastAsia="Garamond" w:hAnsi="Garamond" w:cs="Garamond"/>
          <w:color w:val="auto"/>
        </w:rPr>
        <w:t>Danecek</w:t>
      </w:r>
      <w:proofErr w:type="spellEnd"/>
      <w:r w:rsidRPr="003D1804">
        <w:rPr>
          <w:rFonts w:ascii="Garamond" w:eastAsia="Garamond" w:hAnsi="Garamond" w:cs="Garamond"/>
          <w:color w:val="auto"/>
        </w:rPr>
        <w:t xml:space="preserve"> et al 2011). </w:t>
      </w:r>
      <w:bookmarkStart w:id="21" w:name="docs-internal-guid-bb837993-7fff-41ba-15"/>
      <w:bookmarkEnd w:id="21"/>
      <w:r w:rsidRPr="003D1804">
        <w:rPr>
          <w:rFonts w:ascii="Garamond" w:eastAsia="Garamond" w:hAnsi="Garamond" w:cs="Garamond"/>
          <w:color w:val="auto"/>
        </w:rPr>
        <w:t xml:space="preserve">We analyzed pairwise nucleotide diversity (π) for 1.22M SNPs that were present in the CDBN </w:t>
      </w:r>
      <w:r w:rsidRPr="003D1804">
        <w:rPr>
          <w:rFonts w:ascii="Garamond" w:eastAsia="Garamond" w:hAnsi="Garamond" w:cs="Garamond"/>
          <w:color w:val="auto"/>
        </w:rPr>
        <w:lastRenderedPageBreak/>
        <w:t xml:space="preserve">population at a MAF &gt; 5% and sequenced in at least 150 CDBN genotypes, then calculated median π and standard errors. </w:t>
      </w:r>
      <w:bookmarkStart w:id="22" w:name="docs-internal-guid-ca154191-7fff-79f2-3d"/>
      <w:bookmarkEnd w:id="22"/>
      <w:r w:rsidRPr="003D1804">
        <w:rPr>
          <w:rFonts w:ascii="Garamond" w:eastAsia="Garamond" w:hAnsi="Garamond" w:cs="Garamond"/>
          <w:color w:val="auto"/>
        </w:rPr>
        <w:t>To assess if population-level genetic diversity statistics changed over the course of the CDBN, we also estimated π within races for five</w:t>
      </w:r>
      <w:r w:rsidR="004F1C30" w:rsidRPr="003D1804">
        <w:rPr>
          <w:rFonts w:ascii="Garamond" w:eastAsia="Garamond" w:hAnsi="Garamond" w:cs="Garamond"/>
          <w:color w:val="auto"/>
        </w:rPr>
        <w:t>-</w:t>
      </w:r>
      <w:r w:rsidRPr="003D1804">
        <w:rPr>
          <w:rFonts w:ascii="Garamond" w:eastAsia="Garamond" w:hAnsi="Garamond" w:cs="Garamond"/>
          <w:color w:val="auto"/>
        </w:rPr>
        <w:t>year windows within the CDBN timeframe. Five</w:t>
      </w:r>
      <w:r w:rsidR="004F1C30" w:rsidRPr="003D1804">
        <w:rPr>
          <w:rFonts w:ascii="Garamond" w:eastAsia="Garamond" w:hAnsi="Garamond" w:cs="Garamond"/>
          <w:color w:val="auto"/>
        </w:rPr>
        <w:t>-</w:t>
      </w:r>
      <w:r w:rsidRPr="003D1804">
        <w:rPr>
          <w:rFonts w:ascii="Garamond" w:eastAsia="Garamond" w:hAnsi="Garamond" w:cs="Garamond"/>
          <w:color w:val="auto"/>
        </w:rPr>
        <w:t>year windows were used to obtain a reasonable (&gt;10) sample size within races for these estimates.</w:t>
      </w:r>
    </w:p>
    <w:p w14:paraId="615BA744" w14:textId="77777777" w:rsidR="00AF7B85" w:rsidRPr="003D1804" w:rsidRDefault="000E71B2" w:rsidP="00E1510D">
      <w:pPr>
        <w:pStyle w:val="Heading2"/>
        <w:numPr>
          <w:ilvl w:val="1"/>
          <w:numId w:val="1"/>
        </w:numPr>
        <w:tabs>
          <w:tab w:val="left" w:pos="0"/>
        </w:tabs>
        <w:rPr>
          <w:color w:val="auto"/>
        </w:rPr>
      </w:pPr>
      <w:r w:rsidRPr="003D1804">
        <w:rPr>
          <w:color w:val="auto"/>
        </w:rPr>
        <w:t xml:space="preserve">2.4 Relationship between home field advantage, </w:t>
      </w:r>
      <w:proofErr w:type="gramStart"/>
      <w:r w:rsidRPr="003D1804">
        <w:rPr>
          <w:color w:val="auto"/>
        </w:rPr>
        <w:t>heritability</w:t>
      </w:r>
      <w:proofErr w:type="gramEnd"/>
      <w:r w:rsidRPr="003D1804">
        <w:rPr>
          <w:color w:val="auto"/>
        </w:rPr>
        <w:t xml:space="preserve"> and kinship</w:t>
      </w:r>
    </w:p>
    <w:p w14:paraId="142CD2C4"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3D1804">
        <w:rPr>
          <w:rFonts w:ascii="Garamond" w:eastAsia="Garamond" w:hAnsi="Garamond" w:cs="Garamond"/>
          <w:i/>
          <w:color w:val="auto"/>
        </w:rPr>
        <w:t>sp</w:t>
      </w:r>
      <w:proofErr w:type="spellEnd"/>
      <w:r w:rsidRPr="003D1804">
        <w:rPr>
          <w:rFonts w:ascii="Garamond" w:eastAsia="Garamond" w:hAnsi="Garamond" w:cs="Garamond"/>
          <w:i/>
          <w:color w:val="auto"/>
        </w:rPr>
        <w:t xml:space="preserve"> </w:t>
      </w:r>
      <w:r w:rsidRPr="003D1804">
        <w:rPr>
          <w:rFonts w:ascii="Garamond" w:eastAsia="Garamond" w:hAnsi="Garamond" w:cs="Garamond"/>
          <w:color w:val="auto"/>
        </w:rPr>
        <w:t xml:space="preserve">1.3. Genetic distance was reconstructed from the first three principal components of the linkage-corrected kinship matrices. We tested the correlation using a Mantel test with 999 permutations in </w:t>
      </w:r>
      <w:r w:rsidRPr="003D1804">
        <w:rPr>
          <w:rFonts w:ascii="Garamond" w:eastAsia="Garamond" w:hAnsi="Garamond" w:cs="Garamond"/>
          <w:i/>
          <w:color w:val="auto"/>
        </w:rPr>
        <w:t>vegan</w:t>
      </w:r>
      <w:r w:rsidRPr="003D1804">
        <w:rPr>
          <w:rFonts w:ascii="Garamond" w:eastAsia="Garamond" w:hAnsi="Garamond" w:cs="Garamond"/>
          <w:color w:val="auto"/>
        </w:rPr>
        <w:t xml:space="preserve"> 2.5 (Oksanen et al, 2019).</w:t>
      </w:r>
    </w:p>
    <w:p w14:paraId="169E74BC" w14:textId="77777777" w:rsidR="00AF7B85" w:rsidRPr="003D1804" w:rsidRDefault="000E71B2" w:rsidP="00E1510D">
      <w:pPr>
        <w:pStyle w:val="Heading2"/>
        <w:numPr>
          <w:ilvl w:val="1"/>
          <w:numId w:val="1"/>
        </w:numPr>
        <w:tabs>
          <w:tab w:val="left" w:pos="0"/>
        </w:tabs>
        <w:rPr>
          <w:color w:val="auto"/>
        </w:rPr>
      </w:pPr>
      <w:bookmarkStart w:id="23" w:name="_3dy6vkm"/>
      <w:bookmarkEnd w:id="23"/>
      <w:r w:rsidRPr="003D1804">
        <w:rPr>
          <w:color w:val="auto"/>
        </w:rPr>
        <w:t>2.5 Statistical analysis</w:t>
      </w:r>
    </w:p>
    <w:p w14:paraId="57F1075E" w14:textId="77777777" w:rsidR="00AF7B85" w:rsidRPr="003D1804" w:rsidRDefault="000E71B2">
      <w:pPr>
        <w:pStyle w:val="Standard"/>
        <w:widowControl/>
        <w:spacing w:after="240" w:line="480" w:lineRule="auto"/>
        <w:ind w:firstLine="360"/>
        <w:rPr>
          <w:rFonts w:ascii="Garamond" w:hAnsi="Garamond"/>
          <w:color w:val="auto"/>
        </w:rPr>
      </w:pPr>
      <w:bookmarkStart w:id="24" w:name="_1t3h5sf"/>
      <w:bookmarkEnd w:id="24"/>
      <w:r w:rsidRPr="003D1804">
        <w:rPr>
          <w:rFonts w:ascii="Garamond" w:eastAsia="Garamond" w:hAnsi="Garamond" w:cs="Garamond"/>
          <w:color w:val="auto"/>
        </w:rPr>
        <w:t xml:space="preserve">All analyses were performed independently for each race. Unless otherwise noted: statistics were performed in </w:t>
      </w:r>
      <w:r w:rsidRPr="003D1804">
        <w:rPr>
          <w:rFonts w:ascii="Garamond" w:eastAsia="Garamond" w:hAnsi="Garamond" w:cs="Garamond"/>
          <w:i/>
          <w:color w:val="auto"/>
        </w:rPr>
        <w:t>R</w:t>
      </w:r>
      <w:r w:rsidRPr="003D1804">
        <w:rPr>
          <w:rFonts w:ascii="Garamond" w:eastAsia="Garamond" w:hAnsi="Garamond" w:cs="Garamond"/>
          <w:color w:val="auto"/>
        </w:rPr>
        <w:t xml:space="preserve"> 3.6.3 </w:t>
      </w:r>
      <w:r w:rsidRPr="003D1804">
        <w:rPr>
          <w:rFonts w:ascii="Garamond" w:eastAsia="Garamond" w:hAnsi="Garamond" w:cs="Garamond"/>
          <w:i/>
          <w:color w:val="auto"/>
        </w:rPr>
        <w:t>base</w:t>
      </w:r>
      <w:r w:rsidRPr="003D1804">
        <w:rPr>
          <w:rFonts w:ascii="Garamond" w:eastAsia="Garamond" w:hAnsi="Garamond" w:cs="Garamond"/>
          <w:color w:val="auto"/>
        </w:rPr>
        <w:t xml:space="preserve"> and </w:t>
      </w:r>
      <w:r w:rsidRPr="003D1804">
        <w:rPr>
          <w:rFonts w:ascii="Garamond" w:eastAsia="Garamond" w:hAnsi="Garamond" w:cs="Garamond"/>
          <w:i/>
          <w:color w:val="auto"/>
        </w:rPr>
        <w:t>stats</w:t>
      </w:r>
      <w:r w:rsidRPr="003D1804">
        <w:rPr>
          <w:rFonts w:ascii="Garamond" w:eastAsia="Garamond" w:hAnsi="Garamond" w:cs="Garamond"/>
          <w:color w:val="auto"/>
        </w:rPr>
        <w:t xml:space="preserve"> packages; plots were made with </w:t>
      </w:r>
      <w:r w:rsidRPr="003D1804">
        <w:rPr>
          <w:rFonts w:ascii="Garamond" w:eastAsia="Garamond" w:hAnsi="Garamond" w:cs="Garamond"/>
          <w:i/>
          <w:color w:val="auto"/>
        </w:rPr>
        <w:t>ggplot2</w:t>
      </w:r>
      <w:r w:rsidRPr="003D1804">
        <w:rPr>
          <w:rFonts w:ascii="Garamond" w:eastAsia="Garamond" w:hAnsi="Garamond" w:cs="Garamond"/>
          <w:color w:val="auto"/>
        </w:rPr>
        <w:t xml:space="preserve"> 3.3.0 and annotated with regression formulae using </w:t>
      </w:r>
      <w:proofErr w:type="spellStart"/>
      <w:r w:rsidRPr="003D1804">
        <w:rPr>
          <w:rFonts w:ascii="Garamond" w:eastAsia="Garamond" w:hAnsi="Garamond" w:cs="Garamond"/>
          <w:i/>
          <w:color w:val="auto"/>
        </w:rPr>
        <w:t>ggpmisc</w:t>
      </w:r>
      <w:proofErr w:type="spellEnd"/>
      <w:r w:rsidRPr="003D1804">
        <w:rPr>
          <w:rFonts w:ascii="Garamond" w:eastAsia="Garamond" w:hAnsi="Garamond" w:cs="Garamond"/>
          <w:color w:val="auto"/>
        </w:rPr>
        <w:t xml:space="preserve"> 0.3.3 (R Core Team, 2020; Wickham, 2016; </w:t>
      </w:r>
      <w:proofErr w:type="spellStart"/>
      <w:r w:rsidRPr="003D1804">
        <w:rPr>
          <w:rFonts w:ascii="Garamond" w:eastAsia="Garamond" w:hAnsi="Garamond" w:cs="Garamond"/>
          <w:color w:val="auto"/>
        </w:rPr>
        <w:t>Aphalo</w:t>
      </w:r>
      <w:proofErr w:type="spellEnd"/>
      <w:r w:rsidRPr="003D1804">
        <w:rPr>
          <w:rFonts w:ascii="Garamond" w:eastAsia="Garamond" w:hAnsi="Garamond" w:cs="Garamond"/>
          <w:color w:val="auto"/>
        </w:rPr>
        <w:t>, 2019); centering and scaling refer to a group mean of zero and standard deviation of one; errors are standard.</w:t>
      </w:r>
    </w:p>
    <w:p w14:paraId="54B48E65" w14:textId="77777777" w:rsidR="00AF7B85" w:rsidRPr="003D1804" w:rsidRDefault="000E71B2" w:rsidP="00E1510D">
      <w:pPr>
        <w:pStyle w:val="Heading1"/>
        <w:numPr>
          <w:ilvl w:val="0"/>
          <w:numId w:val="1"/>
        </w:numPr>
        <w:ind w:left="360"/>
        <w:rPr>
          <w:color w:val="auto"/>
        </w:rPr>
      </w:pPr>
      <w:bookmarkStart w:id="25" w:name="_4d34og8"/>
      <w:bookmarkEnd w:id="25"/>
      <w:r w:rsidRPr="003D1804">
        <w:rPr>
          <w:color w:val="auto"/>
        </w:rPr>
        <w:lastRenderedPageBreak/>
        <w:t>RESULTS</w:t>
      </w:r>
    </w:p>
    <w:p w14:paraId="2DC78C17" w14:textId="77777777" w:rsidR="00AF7B85" w:rsidRPr="003D1804" w:rsidRDefault="000E71B2" w:rsidP="00E1510D">
      <w:pPr>
        <w:pStyle w:val="Heading2"/>
        <w:numPr>
          <w:ilvl w:val="1"/>
          <w:numId w:val="1"/>
        </w:numPr>
        <w:tabs>
          <w:tab w:val="left" w:pos="0"/>
        </w:tabs>
        <w:rPr>
          <w:color w:val="auto"/>
        </w:rPr>
      </w:pPr>
      <w:r w:rsidRPr="003D1804">
        <w:rPr>
          <w:color w:val="auto"/>
        </w:rPr>
        <w:t>3.1 Home Field Advantage</w:t>
      </w:r>
    </w:p>
    <w:p w14:paraId="5B560833" w14:textId="7EDF9C15"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Each dry bean race studied had a different yield potential (</w:t>
      </w:r>
      <w:r w:rsidRPr="003D1804">
        <w:rPr>
          <w:rFonts w:ascii="Garamond" w:eastAsia="Garamond" w:hAnsi="Garamond" w:cs="Garamond"/>
          <w:i/>
          <w:color w:val="auto"/>
        </w:rPr>
        <w:t>F</w:t>
      </w:r>
      <w:r w:rsidRPr="003D1804">
        <w:rPr>
          <w:rFonts w:ascii="Garamond" w:eastAsia="Garamond" w:hAnsi="Garamond" w:cs="Garamond"/>
          <w:color w:val="auto"/>
          <w:vertAlign w:val="subscript"/>
        </w:rPr>
        <w:t>2,13170</w:t>
      </w:r>
      <w:r w:rsidRPr="003D1804">
        <w:rPr>
          <w:rFonts w:ascii="Garamond" w:eastAsia="Garamond" w:hAnsi="Garamond" w:cs="Garamond"/>
          <w:color w:val="auto"/>
        </w:rPr>
        <w:t xml:space="preserve"> = 608; </w:t>
      </w:r>
      <w:r w:rsidRPr="003D1804">
        <w:rPr>
          <w:rFonts w:ascii="Garamond" w:eastAsia="Garamond" w:hAnsi="Garamond" w:cs="Garamond"/>
          <w:i/>
          <w:color w:val="auto"/>
        </w:rPr>
        <w:t>p</w:t>
      </w:r>
      <w:r w:rsidRPr="003D1804">
        <w:rPr>
          <w:rFonts w:ascii="Garamond" w:eastAsia="Garamond" w:hAnsi="Garamond" w:cs="Garamond"/>
          <w:color w:val="auto"/>
        </w:rPr>
        <w:t xml:space="preserve"> &lt; 0.001, Figure 2a; Table S</w:t>
      </w:r>
      <w:r w:rsidR="0024245D" w:rsidRPr="003D1804">
        <w:rPr>
          <w:rFonts w:ascii="Garamond" w:eastAsia="Garamond" w:hAnsi="Garamond" w:cs="Garamond"/>
          <w:color w:val="auto"/>
        </w:rPr>
        <w:t>2</w:t>
      </w:r>
      <w:r w:rsidRPr="003D1804">
        <w:rPr>
          <w:rFonts w:ascii="Garamond" w:eastAsia="Garamond" w:hAnsi="Garamond" w:cs="Garamond"/>
          <w:color w:val="auto"/>
        </w:rPr>
        <w:t>): By 2015, Nueva Granada entries were expected to yield 2370 ± 40 kg ha</w:t>
      </w:r>
      <w:r w:rsidRPr="003D1804">
        <w:rPr>
          <w:rFonts w:ascii="Garamond" w:eastAsia="Garamond" w:hAnsi="Garamond" w:cs="Garamond"/>
          <w:color w:val="auto"/>
          <w:vertAlign w:val="superscript"/>
        </w:rPr>
        <w:t>-1</w:t>
      </w:r>
      <w:r w:rsidRPr="003D1804">
        <w:rPr>
          <w:rFonts w:ascii="Garamond" w:eastAsia="Garamond" w:hAnsi="Garamond" w:cs="Garamond"/>
          <w:color w:val="auto"/>
        </w:rPr>
        <w:t>, Durango entries, 3060 ± 30 kg ha</w:t>
      </w:r>
      <w:r w:rsidRPr="003D1804">
        <w:rPr>
          <w:rFonts w:ascii="Garamond" w:eastAsia="Garamond" w:hAnsi="Garamond" w:cs="Garamond"/>
          <w:color w:val="auto"/>
          <w:vertAlign w:val="superscript"/>
        </w:rPr>
        <w:t>-1</w:t>
      </w:r>
      <w:r w:rsidRPr="003D1804">
        <w:rPr>
          <w:rFonts w:ascii="Garamond" w:eastAsia="Garamond" w:hAnsi="Garamond" w:cs="Garamond"/>
          <w:color w:val="auto"/>
        </w:rPr>
        <w:t>, and Mesoamerican entries, 2850 ± 40 kg ha</w:t>
      </w:r>
      <w:r w:rsidRPr="003D1804">
        <w:rPr>
          <w:rFonts w:ascii="Garamond" w:eastAsia="Garamond" w:hAnsi="Garamond" w:cs="Garamond"/>
          <w:color w:val="auto"/>
          <w:vertAlign w:val="superscript"/>
        </w:rPr>
        <w:t>-1</w:t>
      </w:r>
      <w:r w:rsidRPr="003D1804">
        <w:rPr>
          <w:rFonts w:ascii="Garamond" w:eastAsia="Garamond" w:hAnsi="Garamond" w:cs="Garamond"/>
          <w:color w:val="auto"/>
        </w:rPr>
        <w:t>. In agreement with previous studies (Vandemark et al 2014), yields of all races improved during the study period, albeit at different rates (</w:t>
      </w:r>
      <w:r w:rsidRPr="003D1804">
        <w:rPr>
          <w:rFonts w:ascii="Garamond" w:eastAsia="Garamond" w:hAnsi="Garamond" w:cs="Garamond"/>
          <w:i/>
          <w:color w:val="auto"/>
        </w:rPr>
        <w:t>F</w:t>
      </w:r>
      <w:r w:rsidRPr="003D1804">
        <w:rPr>
          <w:rFonts w:ascii="Garamond" w:eastAsia="Garamond" w:hAnsi="Garamond" w:cs="Garamond"/>
          <w:color w:val="auto"/>
          <w:vertAlign w:val="subscript"/>
        </w:rPr>
        <w:t>2,13170</w:t>
      </w:r>
      <w:r w:rsidRPr="003D1804">
        <w:rPr>
          <w:rFonts w:ascii="Garamond" w:eastAsia="Garamond" w:hAnsi="Garamond" w:cs="Garamond"/>
          <w:color w:val="auto"/>
        </w:rPr>
        <w:t xml:space="preserve"> = 4.00, </w:t>
      </w:r>
      <w:r w:rsidRPr="003D1804">
        <w:rPr>
          <w:rFonts w:ascii="Garamond" w:eastAsia="Garamond" w:hAnsi="Garamond" w:cs="Garamond"/>
          <w:i/>
          <w:color w:val="auto"/>
        </w:rPr>
        <w:t>p</w:t>
      </w:r>
      <w:r w:rsidRPr="003D1804">
        <w:rPr>
          <w:rFonts w:ascii="Garamond" w:eastAsia="Garamond" w:hAnsi="Garamond" w:cs="Garamond"/>
          <w:color w:val="auto"/>
        </w:rPr>
        <w:t xml:space="preserve"> = 0.02).  Nueva Granada yields grew by 16 ± 2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 xml:space="preserve">-1 </w:t>
      </w:r>
      <w:r w:rsidRPr="003D1804">
        <w:rPr>
          <w:rFonts w:ascii="Garamond" w:eastAsia="Garamond" w:hAnsi="Garamond" w:cs="Garamond"/>
          <w:color w:val="auto"/>
        </w:rPr>
        <w:t>(</w:t>
      </w:r>
      <w:r w:rsidRPr="003D1804">
        <w:rPr>
          <w:rFonts w:ascii="Garamond" w:eastAsia="Garamond" w:hAnsi="Garamond" w:cs="Garamond"/>
          <w:i/>
          <w:color w:val="auto"/>
        </w:rPr>
        <w:t>p</w:t>
      </w:r>
      <w:r w:rsidRPr="003D1804">
        <w:rPr>
          <w:rFonts w:ascii="Garamond" w:eastAsia="Garamond" w:hAnsi="Garamond" w:cs="Garamond"/>
          <w:color w:val="auto"/>
        </w:rPr>
        <w:t xml:space="preserve"> &lt; 0.001), and Durango yields grew by 14 ± 1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 xml:space="preserve">-1 </w:t>
      </w:r>
      <w:r w:rsidRPr="003D1804">
        <w:rPr>
          <w:rFonts w:ascii="Garamond" w:eastAsia="Garamond" w:hAnsi="Garamond" w:cs="Garamond"/>
          <w:color w:val="auto"/>
        </w:rPr>
        <w:t>(</w:t>
      </w:r>
      <w:r w:rsidRPr="003D1804">
        <w:rPr>
          <w:rFonts w:ascii="Garamond" w:eastAsia="Garamond" w:hAnsi="Garamond" w:cs="Garamond"/>
          <w:i/>
          <w:color w:val="auto"/>
        </w:rPr>
        <w:t>p</w:t>
      </w:r>
      <w:r w:rsidRPr="003D1804">
        <w:rPr>
          <w:rFonts w:ascii="Garamond" w:eastAsia="Garamond" w:hAnsi="Garamond" w:cs="Garamond"/>
          <w:color w:val="auto"/>
        </w:rPr>
        <w:t xml:space="preserve"> &lt; 0.001). Mesoamerican yields grew the fastest, by </w:t>
      </w:r>
      <w:bookmarkStart w:id="26" w:name="_Hlk82442592"/>
      <w:r w:rsidRPr="003D1804">
        <w:rPr>
          <w:rFonts w:ascii="Garamond" w:eastAsia="Garamond" w:hAnsi="Garamond" w:cs="Garamond"/>
          <w:color w:val="auto"/>
        </w:rPr>
        <w:t>20 ± 2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-1</w:t>
      </w:r>
      <w:bookmarkEnd w:id="26"/>
      <w:r w:rsidRPr="003D1804">
        <w:rPr>
          <w:rFonts w:ascii="Garamond" w:eastAsia="Garamond" w:hAnsi="Garamond" w:cs="Garamond"/>
          <w:color w:val="auto"/>
          <w:vertAlign w:val="superscript"/>
        </w:rPr>
        <w:t xml:space="preserve"> </w:t>
      </w:r>
      <w:r w:rsidRPr="003D1804">
        <w:rPr>
          <w:rFonts w:ascii="Garamond" w:eastAsia="Garamond" w:hAnsi="Garamond" w:cs="Garamond"/>
          <w:color w:val="auto"/>
        </w:rPr>
        <w:t>(</w:t>
      </w:r>
      <w:r w:rsidRPr="003D1804">
        <w:rPr>
          <w:rFonts w:ascii="Garamond" w:eastAsia="Garamond" w:hAnsi="Garamond" w:cs="Garamond"/>
          <w:i/>
          <w:color w:val="auto"/>
        </w:rPr>
        <w:t>p</w:t>
      </w:r>
      <w:r w:rsidRPr="003D1804">
        <w:rPr>
          <w:rFonts w:ascii="Garamond" w:eastAsia="Garamond" w:hAnsi="Garamond" w:cs="Garamond"/>
          <w:color w:val="auto"/>
        </w:rPr>
        <w:t xml:space="preserve"> &lt; 0.001).</w:t>
      </w:r>
    </w:p>
    <w:p w14:paraId="300266D2" w14:textId="25FE7AB4" w:rsidR="00AF7B85" w:rsidRPr="003D1804" w:rsidRDefault="00682BEE">
      <w:pPr>
        <w:pStyle w:val="Standard"/>
        <w:keepNext/>
        <w:keepLines/>
        <w:widowControl/>
        <w:spacing w:after="240" w:line="240" w:lineRule="auto"/>
        <w:rPr>
          <w:rFonts w:ascii="Garamond" w:hAnsi="Garamond"/>
          <w:color w:val="auto"/>
        </w:rPr>
      </w:pPr>
      <w:r w:rsidRPr="003D1804">
        <w:rPr>
          <w:rFonts w:ascii="Garamond" w:hAnsi="Garamond"/>
          <w:noProof/>
          <w:color w:val="auto"/>
        </w:rPr>
        <w:lastRenderedPageBreak/>
        <w:drawing>
          <wp:inline distT="0" distB="0" distL="0" distR="0" wp14:anchorId="46386413" wp14:editId="64628F56">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sidR="000E71B2" w:rsidRPr="003D1804">
        <w:rPr>
          <w:rFonts w:ascii="Garamond" w:eastAsia="Garamond" w:hAnsi="Garamond" w:cs="Garamond"/>
          <w:b/>
          <w:color w:val="auto"/>
        </w:rPr>
        <w:t>Figure 2</w:t>
      </w:r>
      <w:r w:rsidR="000E71B2" w:rsidRPr="003D1804">
        <w:rPr>
          <w:rFonts w:ascii="Garamond" w:eastAsia="Garamond" w:hAnsi="Garamond" w:cs="Garamond"/>
          <w:color w:val="auto"/>
        </w:rPr>
        <w:t>: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w:t>
      </w:r>
      <w:del w:id="27" w:author="Ewing, Patrick - ARS" w:date="2021-12-02T16:14:00Z">
        <w:r w:rsidR="000E71B2" w:rsidRPr="003D1804" w:rsidDel="00D07BD1">
          <w:rPr>
            <w:rFonts w:ascii="Garamond" w:eastAsia="Garamond" w:hAnsi="Garamond" w:cs="Garamond"/>
            <w:color w:val="auto"/>
          </w:rPr>
          <w:delText xml:space="preserve">. n.s.: not significant at </w:delText>
        </w:r>
        <w:r w:rsidR="000E71B2" w:rsidRPr="003D1804" w:rsidDel="00D07BD1">
          <w:rPr>
            <w:rFonts w:ascii="Garamond" w:eastAsia="Garamond" w:hAnsi="Garamond" w:cs="Garamond"/>
            <w:i/>
            <w:color w:val="auto"/>
          </w:rPr>
          <w:delText>p</w:delText>
        </w:r>
        <w:r w:rsidR="000E71B2" w:rsidRPr="003D1804" w:rsidDel="00D07BD1">
          <w:rPr>
            <w:rFonts w:ascii="Garamond" w:eastAsia="Garamond" w:hAnsi="Garamond" w:cs="Garamond"/>
            <w:color w:val="auto"/>
          </w:rPr>
          <w:delText xml:space="preserve"> &lt; 0.05</w:delText>
        </w:r>
      </w:del>
      <w:r w:rsidR="000E71B2" w:rsidRPr="003D1804">
        <w:rPr>
          <w:rFonts w:ascii="Garamond" w:eastAsia="Garamond" w:hAnsi="Garamond" w:cs="Garamond"/>
          <w:color w:val="auto"/>
        </w:rPr>
        <w:t>.</w:t>
      </w:r>
    </w:p>
    <w:p w14:paraId="672F4DFE" w14:textId="07CC408E"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We partitioned yield variation into genetic and environmental components within the two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xml:space="preserve">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w:t>
      </w:r>
      <w:del w:id="28" w:author="Ewing, Patrick - ARS" w:date="2021-12-02T16:13: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and reduced unexplained yield variation by 6.4% (Table 2). In Durango entries, HFA accounted for 1.3% of yield </w:t>
      </w:r>
      <w:r w:rsidRPr="003D1804">
        <w:rPr>
          <w:rFonts w:ascii="Garamond" w:eastAsia="Garamond" w:hAnsi="Garamond" w:cs="Garamond"/>
          <w:color w:val="auto"/>
        </w:rPr>
        <w:lastRenderedPageBreak/>
        <w:t>variation and reduced residual variation by 8.3%. Similarly, HFA accounted for 1.3% of Mesoamerican yield variation</w:t>
      </w:r>
      <w:del w:id="29" w:author="Ewing, Patrick - ARS" w:date="2021-12-02T16:13: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and reduced residual variation by 7.7%. Including principal components (PCs) as covariates for genetic relatedness did not reduce HFA; in fact, including genetic relatedness as a predictor of yield reduced model parsimony (Δ</w:t>
      </w:r>
      <w:r w:rsidRPr="003D1804">
        <w:rPr>
          <w:rFonts w:ascii="Garamond" w:eastAsia="Garamond" w:hAnsi="Garamond" w:cs="Garamond"/>
          <w:i/>
          <w:color w:val="auto"/>
        </w:rPr>
        <w:t>AIC</w:t>
      </w:r>
      <w:r w:rsidRPr="003D1804">
        <w:rPr>
          <w:rFonts w:ascii="Garamond" w:eastAsia="Garamond" w:hAnsi="Garamond" w:cs="Garamond"/>
          <w:color w:val="auto"/>
        </w:rPr>
        <w:t xml:space="preserve"> = 339 (Nueva Granada), 890 (Durango), and 608 (Mesoamerican); Table </w:t>
      </w:r>
      <w:r w:rsidR="00527367" w:rsidRPr="003D1804">
        <w:rPr>
          <w:rFonts w:ascii="Garamond" w:eastAsia="Garamond" w:hAnsi="Garamond" w:cs="Garamond"/>
          <w:color w:val="auto"/>
        </w:rPr>
        <w:t>S3</w:t>
      </w:r>
      <w:r w:rsidRPr="003D1804">
        <w:rPr>
          <w:rFonts w:ascii="Garamond" w:eastAsia="Garamond" w:hAnsi="Garamond" w:cs="Garamond"/>
          <w:color w:val="auto"/>
        </w:rPr>
        <w:t>). These three PCs accounted for 39%, 44%, and 42% of genetic variance in the Nueva Granada, Durango, and Mesoamerican entries, respectively (</w:t>
      </w:r>
      <w:r w:rsidR="000D525E" w:rsidRPr="003D1804">
        <w:rPr>
          <w:rFonts w:ascii="Garamond" w:eastAsia="Garamond" w:hAnsi="Garamond" w:cs="Garamond"/>
          <w:color w:val="auto"/>
        </w:rPr>
        <w:t>Figure S2</w:t>
      </w:r>
      <w:r w:rsidRPr="003D1804">
        <w:rPr>
          <w:rFonts w:ascii="Garamond" w:eastAsia="Garamond" w:hAnsi="Garamond" w:cs="Garamond"/>
          <w:color w:val="auto"/>
        </w:rPr>
        <w:t>).</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3D1804" w:rsidRPr="003D1804" w14:paraId="730E4A3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b/>
                <w:color w:val="auto"/>
              </w:rPr>
              <w:t>Table 2</w:t>
            </w:r>
          </w:p>
        </w:tc>
      </w:tr>
      <w:tr w:rsidR="003D1804" w:rsidRPr="003D1804" w14:paraId="5643797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rPr>
              <w:t>Partitioning of CDBN Yield Variances</w:t>
            </w:r>
          </w:p>
        </w:tc>
      </w:tr>
      <w:tr w:rsidR="003D1804" w:rsidRPr="003D1804" w14:paraId="5AC46833" w14:textId="77777777" w:rsidTr="00E1510D">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Pr="003D1804" w:rsidRDefault="00AF7B85">
            <w:pPr>
              <w:pStyle w:val="Standard"/>
              <w:widowControl/>
              <w:spacing w:after="0" w:line="240" w:lineRule="auto"/>
              <w:jc w:val="center"/>
              <w:rPr>
                <w:rFonts w:ascii="Garamond" w:eastAsia="Garamond" w:hAnsi="Garamond" w:cs="Garamond"/>
                <w:color w:val="auto"/>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Race</w:t>
            </w:r>
          </w:p>
        </w:tc>
      </w:tr>
      <w:tr w:rsidR="003D1804" w:rsidRPr="003D1804" w14:paraId="3CF12341" w14:textId="77777777" w:rsidTr="00E1510D">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Pr="003D1804" w:rsidRDefault="00BF21A1">
            <w:pPr>
              <w:widowControl w:val="0"/>
              <w:rPr>
                <w:rFonts w:ascii="Garamond" w:hAnsi="Garamond"/>
                <w:color w:val="auto"/>
              </w:rPr>
            </w:pPr>
          </w:p>
        </w:tc>
        <w:tc>
          <w:tcPr>
            <w:tcW w:w="1056" w:type="dxa"/>
            <w:shd w:val="clear" w:color="auto" w:fill="FFFFFF"/>
            <w:tcMar>
              <w:top w:w="75" w:type="dxa"/>
              <w:left w:w="75" w:type="dxa"/>
              <w:bottom w:w="90" w:type="dxa"/>
              <w:right w:w="75" w:type="dxa"/>
            </w:tcMar>
            <w:vAlign w:val="center"/>
          </w:tcPr>
          <w:p w14:paraId="5DCD6150"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Durango</w:t>
            </w:r>
          </w:p>
        </w:tc>
        <w:tc>
          <w:tcPr>
            <w:tcW w:w="1648" w:type="dxa"/>
            <w:shd w:val="clear" w:color="auto" w:fill="FFFFFF"/>
            <w:tcMar>
              <w:top w:w="75" w:type="dxa"/>
              <w:left w:w="75" w:type="dxa"/>
              <w:bottom w:w="90" w:type="dxa"/>
              <w:right w:w="75" w:type="dxa"/>
            </w:tcMar>
            <w:vAlign w:val="center"/>
          </w:tcPr>
          <w:p w14:paraId="2B1B224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Nueva Granada</w:t>
            </w:r>
          </w:p>
        </w:tc>
      </w:tr>
      <w:tr w:rsidR="003D1804" w:rsidRPr="003D1804" w14:paraId="7C8EC996"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1.1%</w:t>
            </w:r>
          </w:p>
        </w:tc>
      </w:tr>
      <w:tr w:rsidR="003D1804" w:rsidRPr="003D1804" w14:paraId="4073E76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15.6%</w:t>
            </w:r>
          </w:p>
        </w:tc>
      </w:tr>
      <w:tr w:rsidR="003D1804" w:rsidRPr="003D1804" w14:paraId="0189D425"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3.2%</w:t>
            </w:r>
          </w:p>
        </w:tc>
      </w:tr>
      <w:tr w:rsidR="003D1804" w:rsidRPr="003D1804" w14:paraId="6E812AD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29.0%</w:t>
            </w:r>
          </w:p>
        </w:tc>
      </w:tr>
      <w:tr w:rsidR="003D1804" w:rsidRPr="003D1804" w14:paraId="01CA0260"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2.5%</w:t>
            </w:r>
          </w:p>
        </w:tc>
      </w:tr>
      <w:tr w:rsidR="003D1804" w:rsidRPr="003D1804" w14:paraId="3D6F33B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48.7%</w:t>
            </w:r>
          </w:p>
        </w:tc>
      </w:tr>
      <w:tr w:rsidR="003D1804" w:rsidRPr="003D1804" w14:paraId="71B340E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Residual Reduction</w:t>
            </w:r>
            <w:r w:rsidRPr="003D1804">
              <w:rPr>
                <w:rFonts w:ascii="Garamond" w:eastAsia="Garamond" w:hAnsi="Garamond" w:cs="Garamond"/>
                <w:b/>
                <w:i/>
                <w:color w:val="auto"/>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6.3%</w:t>
            </w:r>
          </w:p>
        </w:tc>
      </w:tr>
      <w:tr w:rsidR="003D1804" w:rsidRPr="003D1804" w14:paraId="027195D6" w14:textId="77777777" w:rsidTr="00E1510D">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i/>
                <w:color w:val="auto"/>
                <w:vertAlign w:val="superscript"/>
              </w:rPr>
              <w:t>1 </w:t>
            </w:r>
            <w:r w:rsidRPr="003D1804">
              <w:rPr>
                <w:rFonts w:ascii="Garamond" w:eastAsia="Garamond" w:hAnsi="Garamond" w:cs="Garamond"/>
                <w:color w:val="auto"/>
              </w:rPr>
              <w:t>Proportion of residual variance explained by home site</w:t>
            </w:r>
          </w:p>
        </w:tc>
      </w:tr>
    </w:tbl>
    <w:p w14:paraId="5A8DEA56" w14:textId="77777777" w:rsidR="00AF7B85" w:rsidRPr="003D1804" w:rsidRDefault="00AF7B85">
      <w:pPr>
        <w:pStyle w:val="Standard"/>
        <w:widowControl/>
        <w:spacing w:after="240" w:line="480" w:lineRule="auto"/>
        <w:rPr>
          <w:rFonts w:ascii="Garamond" w:eastAsia="Garamond" w:hAnsi="Garamond" w:cs="Garamond"/>
          <w:color w:val="auto"/>
        </w:rPr>
      </w:pPr>
    </w:p>
    <w:p w14:paraId="1163DCE8" w14:textId="01F0ECAE"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We next determined if </w:t>
      </w:r>
      <w:del w:id="30" w:author="Ewing, Patrick - ARS" w:date="2021-12-02T16:14:00Z">
        <w:r w:rsidRPr="003D1804" w:rsidDel="00D07BD1">
          <w:rPr>
            <w:rFonts w:ascii="Garamond" w:eastAsia="Garamond" w:hAnsi="Garamond" w:cs="Garamond"/>
            <w:color w:val="auto"/>
          </w:rPr>
          <w:delText xml:space="preserve"> </w:delText>
        </w:r>
      </w:del>
      <w:r w:rsidRPr="003D1804">
        <w:rPr>
          <w:rFonts w:ascii="Garamond" w:eastAsia="Garamond" w:hAnsi="Garamond" w:cs="Garamond"/>
          <w:color w:val="auto"/>
        </w:rPr>
        <w:t xml:space="preserve">HFA </w:t>
      </w:r>
      <w:r w:rsidR="009E65F4" w:rsidRPr="003D1804">
        <w:rPr>
          <w:rFonts w:ascii="Garamond" w:eastAsia="Garamond" w:hAnsi="Garamond" w:cs="Garamond"/>
          <w:color w:val="auto"/>
        </w:rPr>
        <w:t xml:space="preserve">for each race </w:t>
      </w:r>
      <w:r w:rsidRPr="003D1804">
        <w:rPr>
          <w:rFonts w:ascii="Garamond" w:eastAsia="Garamond" w:hAnsi="Garamond" w:cs="Garamond"/>
          <w:color w:val="auto"/>
        </w:rPr>
        <w:t xml:space="preserve">were larger than expected and whether these </w:t>
      </w:r>
      <w:r w:rsidR="00527367" w:rsidRPr="003D1804">
        <w:rPr>
          <w:rFonts w:ascii="Garamond" w:eastAsia="Garamond" w:hAnsi="Garamond" w:cs="Garamond"/>
          <w:color w:val="auto"/>
        </w:rPr>
        <w:t>HFA</w:t>
      </w:r>
      <w:r w:rsidR="009E65F4" w:rsidRPr="003D1804">
        <w:rPr>
          <w:rFonts w:ascii="Garamond" w:eastAsia="Garamond" w:hAnsi="Garamond" w:cs="Garamond"/>
          <w:color w:val="auto"/>
        </w:rPr>
        <w:t>s</w:t>
      </w:r>
      <w:r w:rsidRPr="003D1804">
        <w:rPr>
          <w:rFonts w:ascii="Garamond" w:eastAsia="Garamond" w:hAnsi="Garamond" w:cs="Garamond"/>
          <w:color w:val="auto"/>
        </w:rPr>
        <w:t xml:space="preserve"> were agronomically significant. Nueva Granada entries</w:t>
      </w:r>
      <w:ins w:id="31" w:author="Ewing, Patrick - ARS" w:date="2021-12-02T16:13:00Z">
        <w:r w:rsidR="00D07BD1" w:rsidRPr="003D1804">
          <w:rPr>
            <w:rFonts w:ascii="Garamond" w:eastAsia="Garamond" w:hAnsi="Garamond" w:cs="Garamond"/>
            <w:color w:val="auto"/>
          </w:rPr>
          <w:t xml:space="preserve"> </w:t>
        </w:r>
      </w:ins>
      <w:r w:rsidR="00D456A4" w:rsidRPr="003D1804">
        <w:rPr>
          <w:rFonts w:ascii="Garamond" w:eastAsia="Garamond" w:hAnsi="Garamond" w:cs="Garamond"/>
          <w:color w:val="auto"/>
        </w:rPr>
        <w:t xml:space="preserve">did not receive a population-wide home field advantage, as </w:t>
      </w:r>
      <w:r w:rsidRPr="003D1804">
        <w:rPr>
          <w:rFonts w:ascii="Garamond" w:eastAsia="Garamond" w:hAnsi="Garamond" w:cs="Garamond"/>
          <w:color w:val="auto"/>
        </w:rPr>
        <w:t>yield gains that were not significantly different from the expectation of 357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based on permutations of variation in Nueva Granada yields (</w:t>
      </w:r>
      <w:r w:rsidRPr="003D1804">
        <w:rPr>
          <w:rFonts w:ascii="Garamond" w:eastAsia="Garamond" w:hAnsi="Garamond" w:cs="Garamond"/>
          <w:i/>
          <w:color w:val="auto"/>
        </w:rPr>
        <w:t>p</w:t>
      </w:r>
      <w:r w:rsidRPr="003D1804">
        <w:rPr>
          <w:rFonts w:ascii="Garamond" w:eastAsia="Garamond" w:hAnsi="Garamond" w:cs="Garamond"/>
          <w:color w:val="auto"/>
        </w:rPr>
        <w:t xml:space="preserve"> = 0.21; Figure 2b). In Durango entries, HFA conferred an average yield gain of 472 kg ha</w:t>
      </w:r>
      <w:r w:rsidRPr="003D1804">
        <w:rPr>
          <w:rFonts w:ascii="Garamond" w:eastAsia="Garamond" w:hAnsi="Garamond" w:cs="Garamond"/>
          <w:color w:val="auto"/>
          <w:vertAlign w:val="superscript"/>
        </w:rPr>
        <w:t>-1</w:t>
      </w:r>
      <w:r w:rsidRPr="003D1804">
        <w:rPr>
          <w:rFonts w:ascii="Garamond" w:eastAsia="Garamond" w:hAnsi="Garamond" w:cs="Garamond"/>
          <w:color w:val="auto"/>
        </w:rPr>
        <w:t>, 109 kg ha</w:t>
      </w:r>
      <w:r w:rsidRPr="003D1804">
        <w:rPr>
          <w:rFonts w:ascii="Garamond" w:eastAsia="Garamond" w:hAnsi="Garamond" w:cs="Garamond"/>
          <w:color w:val="auto"/>
          <w:vertAlign w:val="superscript"/>
        </w:rPr>
        <w:t xml:space="preserve">-1 </w:t>
      </w:r>
      <w:r w:rsidRPr="003D1804">
        <w:rPr>
          <w:rFonts w:ascii="Garamond" w:eastAsia="Garamond" w:hAnsi="Garamond" w:cs="Garamond"/>
          <w:color w:val="auto"/>
        </w:rPr>
        <w:t xml:space="preserve">larger than expected (90% </w:t>
      </w:r>
      <w:r w:rsidRPr="003D1804">
        <w:rPr>
          <w:rFonts w:ascii="Garamond" w:eastAsia="Garamond" w:hAnsi="Garamond" w:cs="Garamond"/>
          <w:color w:val="auto"/>
        </w:rPr>
        <w:lastRenderedPageBreak/>
        <w:t>confidence: 72-146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w:t>
      </w:r>
      <w:r w:rsidRPr="003D1804">
        <w:rPr>
          <w:rFonts w:ascii="Garamond" w:eastAsia="Garamond" w:hAnsi="Garamond" w:cs="Garamond"/>
          <w:i/>
          <w:color w:val="auto"/>
        </w:rPr>
        <w:t>p</w:t>
      </w:r>
      <w:r w:rsidRPr="003D1804">
        <w:rPr>
          <w:rFonts w:ascii="Garamond" w:eastAsia="Garamond" w:hAnsi="Garamond" w:cs="Garamond"/>
          <w:color w:val="auto"/>
        </w:rPr>
        <w:t xml:space="preserve"> = 0.002). The Durango HFA was 15% of expected 2015 yields</w:t>
      </w:r>
      <w:r w:rsidR="00527367" w:rsidRPr="003D1804">
        <w:rPr>
          <w:rFonts w:ascii="Garamond" w:eastAsia="Garamond" w:hAnsi="Garamond" w:cs="Garamond"/>
          <w:color w:val="auto"/>
        </w:rPr>
        <w:t>,</w:t>
      </w:r>
      <w:r w:rsidR="00D456A4" w:rsidRPr="003D1804">
        <w:rPr>
          <w:rFonts w:ascii="Garamond" w:eastAsia="Garamond" w:hAnsi="Garamond" w:cs="Garamond"/>
          <w:color w:val="auto"/>
        </w:rPr>
        <w:t xml:space="preserve"> (3060 ± 30 kg ha</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w:t>
      </w:r>
      <w:ins w:id="32" w:author="Ewing, Patrick - ARS" w:date="2021-12-02T16:14:00Z">
        <w:r w:rsidR="00D07BD1" w:rsidRPr="003D1804">
          <w:rPr>
            <w:rFonts w:ascii="Garamond" w:eastAsia="Garamond" w:hAnsi="Garamond" w:cs="Garamond"/>
            <w:color w:val="auto"/>
          </w:rPr>
          <w:t xml:space="preserve"> </w:t>
        </w:r>
      </w:ins>
      <w:r w:rsidR="00D456A4" w:rsidRPr="003D1804">
        <w:rPr>
          <w:rFonts w:ascii="Garamond" w:eastAsia="Garamond" w:hAnsi="Garamond" w:cs="Garamond"/>
          <w:color w:val="auto"/>
        </w:rPr>
        <w:t xml:space="preserve">and was </w:t>
      </w:r>
      <w:r w:rsidRPr="003D1804">
        <w:rPr>
          <w:rFonts w:ascii="Garamond" w:eastAsia="Garamond" w:hAnsi="Garamond" w:cs="Garamond"/>
          <w:color w:val="auto"/>
        </w:rPr>
        <w:t xml:space="preserve">equivalent to 34 years of </w:t>
      </w:r>
      <w:r w:rsidR="00D456A4" w:rsidRPr="003D1804">
        <w:rPr>
          <w:rFonts w:ascii="Garamond" w:eastAsia="Garamond" w:hAnsi="Garamond" w:cs="Garamond"/>
          <w:color w:val="auto"/>
        </w:rPr>
        <w:t xml:space="preserve">Durango </w:t>
      </w:r>
      <w:r w:rsidRPr="003D1804">
        <w:rPr>
          <w:rFonts w:ascii="Garamond" w:eastAsia="Garamond" w:hAnsi="Garamond" w:cs="Garamond"/>
          <w:color w:val="auto"/>
        </w:rPr>
        <w:t>yield gains</w:t>
      </w:r>
      <w:r w:rsidR="00D456A4" w:rsidRPr="003D1804">
        <w:rPr>
          <w:rFonts w:ascii="Garamond" w:eastAsia="Garamond" w:hAnsi="Garamond" w:cs="Garamond"/>
          <w:color w:val="auto"/>
        </w:rPr>
        <w:t xml:space="preserve"> (14 ± 1 kg ha</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year</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w:t>
      </w:r>
      <w:r w:rsidRPr="003D1804">
        <w:rPr>
          <w:rFonts w:ascii="Garamond" w:eastAsia="Garamond" w:hAnsi="Garamond" w:cs="Garamond"/>
          <w:color w:val="auto"/>
        </w:rPr>
        <w:t>. In Mesoamerican entries, HFA conferred a yield gain of 453 kg ha</w:t>
      </w:r>
      <w:r w:rsidRPr="003D1804">
        <w:rPr>
          <w:rFonts w:ascii="Garamond" w:eastAsia="Garamond" w:hAnsi="Garamond" w:cs="Garamond"/>
          <w:color w:val="auto"/>
          <w:vertAlign w:val="superscript"/>
        </w:rPr>
        <w:t>-1</w:t>
      </w:r>
      <w:r w:rsidRPr="003D1804">
        <w:rPr>
          <w:rFonts w:ascii="Garamond" w:eastAsia="Garamond" w:hAnsi="Garamond" w:cs="Garamond"/>
          <w:color w:val="auto"/>
        </w:rPr>
        <w:t>, 89 kg ha</w:t>
      </w:r>
      <w:r w:rsidRPr="003D1804">
        <w:rPr>
          <w:rFonts w:ascii="Garamond" w:eastAsia="Garamond" w:hAnsi="Garamond" w:cs="Garamond"/>
          <w:color w:val="auto"/>
          <w:vertAlign w:val="superscript"/>
        </w:rPr>
        <w:t xml:space="preserve">-1 </w:t>
      </w:r>
      <w:r w:rsidRPr="003D1804">
        <w:rPr>
          <w:rFonts w:ascii="Garamond" w:eastAsia="Garamond" w:hAnsi="Garamond" w:cs="Garamond"/>
          <w:color w:val="auto"/>
        </w:rPr>
        <w:t>larger than expected (90% confidence: 44 -134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w:t>
      </w:r>
      <w:r w:rsidRPr="003D1804">
        <w:rPr>
          <w:rFonts w:ascii="Garamond" w:eastAsia="Garamond" w:hAnsi="Garamond" w:cs="Garamond"/>
          <w:i/>
          <w:color w:val="auto"/>
        </w:rPr>
        <w:t>p</w:t>
      </w:r>
      <w:r w:rsidRPr="003D1804">
        <w:rPr>
          <w:rFonts w:ascii="Garamond" w:eastAsia="Garamond" w:hAnsi="Garamond" w:cs="Garamond"/>
          <w:color w:val="auto"/>
        </w:rPr>
        <w:t xml:space="preserve"> = 0.002). The average Mesoamerican HFA was 16% of expected 2015 yields</w:t>
      </w:r>
      <w:r w:rsidR="00D456A4" w:rsidRPr="003D1804">
        <w:rPr>
          <w:rFonts w:ascii="Garamond" w:eastAsia="Garamond" w:hAnsi="Garamond" w:cs="Garamond"/>
          <w:color w:val="auto"/>
        </w:rPr>
        <w:t xml:space="preserve"> (2850 ± 40 kg ha</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w:t>
      </w:r>
      <w:ins w:id="33" w:author="Ewing, Patrick - ARS" w:date="2021-12-02T16:14:00Z">
        <w:r w:rsidR="00D07BD1" w:rsidRPr="003D1804">
          <w:rPr>
            <w:rFonts w:ascii="Garamond" w:eastAsia="Garamond" w:hAnsi="Garamond" w:cs="Garamond"/>
            <w:color w:val="auto"/>
          </w:rPr>
          <w:t xml:space="preserve"> </w:t>
        </w:r>
      </w:ins>
      <w:r w:rsidRPr="003D1804">
        <w:rPr>
          <w:rFonts w:ascii="Garamond" w:eastAsia="Garamond" w:hAnsi="Garamond" w:cs="Garamond"/>
          <w:color w:val="auto"/>
        </w:rPr>
        <w:t xml:space="preserve">and </w:t>
      </w:r>
      <w:r w:rsidR="00D456A4" w:rsidRPr="003D1804">
        <w:rPr>
          <w:rFonts w:ascii="Garamond" w:eastAsia="Garamond" w:hAnsi="Garamond" w:cs="Garamond"/>
          <w:color w:val="auto"/>
        </w:rPr>
        <w:t xml:space="preserve">was </w:t>
      </w:r>
      <w:r w:rsidRPr="003D1804">
        <w:rPr>
          <w:rFonts w:ascii="Garamond" w:eastAsia="Garamond" w:hAnsi="Garamond" w:cs="Garamond"/>
          <w:color w:val="auto"/>
        </w:rPr>
        <w:t>equivalent to 22 years of yield gains</w:t>
      </w:r>
      <w:r w:rsidR="00D456A4" w:rsidRPr="003D1804">
        <w:rPr>
          <w:rFonts w:ascii="Garamond" w:eastAsia="Garamond" w:hAnsi="Garamond" w:cs="Garamond"/>
          <w:color w:val="auto"/>
        </w:rPr>
        <w:t xml:space="preserve"> (20 ± 2 kg ha</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 xml:space="preserve"> yr</w:t>
      </w:r>
      <w:r w:rsidR="00D456A4" w:rsidRPr="003D1804">
        <w:rPr>
          <w:rFonts w:ascii="Garamond" w:eastAsia="Garamond" w:hAnsi="Garamond" w:cs="Garamond"/>
          <w:color w:val="auto"/>
          <w:vertAlign w:val="superscript"/>
        </w:rPr>
        <w:t>-1</w:t>
      </w:r>
      <w:r w:rsidR="00D456A4" w:rsidRPr="003D1804">
        <w:rPr>
          <w:rFonts w:ascii="Garamond" w:eastAsia="Garamond" w:hAnsi="Garamond" w:cs="Garamond"/>
          <w:color w:val="auto"/>
        </w:rPr>
        <w:t>)</w:t>
      </w:r>
      <w:r w:rsidRPr="003D1804">
        <w:rPr>
          <w:rFonts w:ascii="Garamond" w:eastAsia="Garamond" w:hAnsi="Garamond" w:cs="Garamond"/>
          <w:color w:val="auto"/>
        </w:rPr>
        <w:t xml:space="preserve">. Thus, some environmental specialization had been preserved in modern North American varieties deriving from the </w:t>
      </w:r>
      <w:r w:rsidR="00794C49" w:rsidRPr="003D1804">
        <w:rPr>
          <w:rFonts w:ascii="Garamond" w:eastAsia="Garamond" w:hAnsi="Garamond" w:cs="Garamond"/>
          <w:color w:val="auto"/>
        </w:rPr>
        <w:t xml:space="preserve">Durango </w:t>
      </w:r>
      <w:r w:rsidRPr="003D1804">
        <w:rPr>
          <w:rFonts w:ascii="Garamond" w:eastAsia="Garamond" w:hAnsi="Garamond" w:cs="Garamond"/>
          <w:color w:val="auto"/>
        </w:rPr>
        <w:t>race, but</w:t>
      </w:r>
      <w:r w:rsidR="00B468F3" w:rsidRPr="003D1804">
        <w:rPr>
          <w:rFonts w:ascii="Garamond" w:eastAsia="Garamond" w:hAnsi="Garamond" w:cs="Garamond"/>
          <w:color w:val="auto"/>
        </w:rPr>
        <w:t xml:space="preserve"> was lost in the Mesoamerican race and absent in the </w:t>
      </w:r>
      <w:r w:rsidRPr="003D1804">
        <w:rPr>
          <w:rFonts w:ascii="Garamond" w:eastAsia="Garamond" w:hAnsi="Garamond" w:cs="Garamond"/>
          <w:color w:val="auto"/>
        </w:rPr>
        <w:t>Nueva Granada race.</w:t>
      </w:r>
    </w:p>
    <w:p w14:paraId="3F1E7DD5" w14:textId="58665A25"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Though environmental specialization was present within two dry bean races, we found inconsistent evidence that dry bean breeders tried to leverage HFA, in that there were inconsistent, </w:t>
      </w:r>
      <w:del w:id="34" w:author="Ewing, Patrick - ARS" w:date="2021-12-02T16:14:00Z">
        <w:r w:rsidRPr="003D1804" w:rsidDel="00D07BD1">
          <w:rPr>
            <w:rFonts w:ascii="Garamond" w:eastAsia="Garamond" w:hAnsi="Garamond" w:cs="Garamond"/>
            <w:color w:val="auto"/>
          </w:rPr>
          <w:delText xml:space="preserve">and only </w:delText>
        </w:r>
      </w:del>
      <w:r w:rsidRPr="003D1804">
        <w:rPr>
          <w:rFonts w:ascii="Garamond" w:eastAsia="Garamond" w:hAnsi="Garamond" w:cs="Garamond"/>
          <w:color w:val="auto"/>
        </w:rPr>
        <w:t>moderately significant changes in HFA among races and across time (</w:t>
      </w:r>
      <w:r w:rsidRPr="003D1804">
        <w:rPr>
          <w:rFonts w:ascii="Garamond" w:eastAsia="Garamond" w:hAnsi="Garamond" w:cs="Garamond"/>
          <w:i/>
          <w:color w:val="auto"/>
        </w:rPr>
        <w:t>F</w:t>
      </w:r>
      <w:r w:rsidRPr="003D1804">
        <w:rPr>
          <w:rFonts w:ascii="Garamond" w:eastAsia="Garamond" w:hAnsi="Garamond" w:cs="Garamond"/>
          <w:color w:val="auto"/>
          <w:vertAlign w:val="subscript"/>
        </w:rPr>
        <w:t>2,94</w:t>
      </w:r>
      <w:r w:rsidRPr="003D1804">
        <w:rPr>
          <w:rFonts w:ascii="Garamond" w:eastAsia="Garamond" w:hAnsi="Garamond" w:cs="Garamond"/>
          <w:color w:val="auto"/>
        </w:rPr>
        <w:t xml:space="preserve"> = 4.82; </w:t>
      </w:r>
      <w:r w:rsidRPr="003D1804">
        <w:rPr>
          <w:rFonts w:ascii="Garamond" w:eastAsia="Garamond" w:hAnsi="Garamond" w:cs="Garamond"/>
          <w:i/>
          <w:color w:val="auto"/>
        </w:rPr>
        <w:t>p</w:t>
      </w:r>
      <w:r w:rsidRPr="003D1804">
        <w:rPr>
          <w:rFonts w:ascii="Garamond" w:eastAsia="Garamond" w:hAnsi="Garamond" w:cs="Garamond"/>
          <w:color w:val="auto"/>
        </w:rPr>
        <w:t xml:space="preserve"> = 0.01; Table </w:t>
      </w:r>
      <w:r w:rsidR="00E24F3C" w:rsidRPr="003D1804">
        <w:rPr>
          <w:rFonts w:ascii="Garamond" w:eastAsia="Garamond" w:hAnsi="Garamond" w:cs="Garamond"/>
          <w:color w:val="auto"/>
        </w:rPr>
        <w:t>S4</w:t>
      </w:r>
      <w:r w:rsidRPr="003D1804">
        <w:rPr>
          <w:rFonts w:ascii="Garamond" w:eastAsia="Garamond" w:hAnsi="Garamond" w:cs="Garamond"/>
          <w:color w:val="auto"/>
        </w:rPr>
        <w:t>). HFA increased slightly across the study period in Durango entries, by 4.3 ± 2.0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 xml:space="preserve">-1 </w:t>
      </w:r>
      <w:r w:rsidRPr="003D1804">
        <w:rPr>
          <w:rFonts w:ascii="Garamond" w:eastAsia="Garamond" w:hAnsi="Garamond" w:cs="Garamond"/>
          <w:color w:val="auto"/>
        </w:rPr>
        <w:t>(</w:t>
      </w:r>
      <w:r w:rsidRPr="003D1804">
        <w:rPr>
          <w:rFonts w:ascii="Garamond" w:eastAsia="Garamond" w:hAnsi="Garamond" w:cs="Garamond"/>
          <w:i/>
          <w:color w:val="auto"/>
        </w:rPr>
        <w:t>p</w:t>
      </w:r>
      <w:r w:rsidRPr="003D1804">
        <w:rPr>
          <w:rFonts w:ascii="Garamond" w:eastAsia="Garamond" w:hAnsi="Garamond" w:cs="Garamond"/>
          <w:color w:val="auto"/>
        </w:rPr>
        <w:t xml:space="preserve"> = 0.04; Figure 2b). In Mesoamerican entries, however, HFA decreased by 8.4 ± 3.5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w:t>
      </w:r>
      <w:r w:rsidRPr="003D1804">
        <w:rPr>
          <w:rFonts w:ascii="Garamond" w:eastAsia="Garamond" w:hAnsi="Garamond" w:cs="Garamond"/>
          <w:i/>
          <w:color w:val="auto"/>
        </w:rPr>
        <w:t>p</w:t>
      </w:r>
      <w:r w:rsidRPr="003D1804">
        <w:rPr>
          <w:rFonts w:ascii="Garamond" w:eastAsia="Garamond" w:hAnsi="Garamond" w:cs="Garamond"/>
          <w:color w:val="auto"/>
        </w:rPr>
        <w:t xml:space="preserve"> = 0.02) and by the end of the study period</w:t>
      </w:r>
      <w:del w:id="35" w:author="Ewing, Patrick - ARS" w:date="2021-12-02T16:15: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was no larger than expected based on permutation.</w:t>
      </w:r>
    </w:p>
    <w:p w14:paraId="0FCE2E25" w14:textId="77777777" w:rsidR="00AF7B85" w:rsidRPr="003D1804" w:rsidRDefault="000E71B2" w:rsidP="00E1510D">
      <w:pPr>
        <w:pStyle w:val="Heading2"/>
        <w:numPr>
          <w:ilvl w:val="1"/>
          <w:numId w:val="1"/>
        </w:numPr>
        <w:tabs>
          <w:tab w:val="left" w:pos="0"/>
        </w:tabs>
        <w:rPr>
          <w:color w:val="auto"/>
        </w:rPr>
      </w:pPr>
      <w:r w:rsidRPr="003D1804">
        <w:rPr>
          <w:color w:val="auto"/>
        </w:rPr>
        <w:t>3.2 Spatial and Temporal Decay in Heritability</w:t>
      </w:r>
    </w:p>
    <w:p w14:paraId="73CD0C24" w14:textId="48AA3F9C" w:rsidR="00AF7B85" w:rsidRPr="003D1804" w:rsidRDefault="000E71B2">
      <w:pPr>
        <w:pStyle w:val="Standard"/>
        <w:widowControl/>
        <w:spacing w:after="240" w:line="480" w:lineRule="auto"/>
        <w:ind w:firstLine="360"/>
        <w:rPr>
          <w:rFonts w:ascii="Garamond" w:hAnsi="Garamond"/>
          <w:color w:val="auto"/>
        </w:rPr>
      </w:pPr>
      <w:bookmarkStart w:id="36" w:name="_2s8eyo1"/>
      <w:bookmarkEnd w:id="36"/>
      <w:r w:rsidRPr="003D1804">
        <w:rPr>
          <w:rFonts w:ascii="Garamond" w:eastAsia="Garamond" w:hAnsi="Garamond" w:cs="Garamond"/>
          <w:color w:val="auto"/>
        </w:rPr>
        <w:t>We next determined narrow-sense heritability in yield across 2170 location-year combinations in the CDBN</w:t>
      </w:r>
      <w:del w:id="37" w:author="Ewing, Patrick - ARS" w:date="2021-12-02T16:15: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without accounting for HFA. Yield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were highest in the northwestern United States and southwestern Canada and decreased along a south-eastern gradient (Figure 3).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were stable over large geographic ranges (~1013 km), although year-to-year fluctuations in the direction of the gradient in yield heritability were evident (</w:t>
      </w:r>
      <w:r w:rsidR="000D525E" w:rsidRPr="003D1804">
        <w:rPr>
          <w:rFonts w:ascii="Garamond" w:eastAsia="Garamond" w:hAnsi="Garamond" w:cs="Garamond"/>
          <w:color w:val="auto"/>
        </w:rPr>
        <w:t>Figure S3</w:t>
      </w:r>
      <w:r w:rsidRPr="003D1804">
        <w:rPr>
          <w:rFonts w:ascii="Garamond" w:eastAsia="Garamond" w:hAnsi="Garamond" w:cs="Garamond"/>
          <w:color w:val="auto"/>
        </w:rPr>
        <w:t xml:space="preserve">). More commonly used trial locations did not have more consistent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in fact, there was a positive relationship between the number of trial years at a location and the standard deviation in </w:t>
      </w:r>
      <w:proofErr w:type="spellStart"/>
      <w:r w:rsidRPr="003D1804">
        <w:rPr>
          <w:rFonts w:ascii="Garamond" w:eastAsia="Garamond" w:hAnsi="Garamond" w:cs="Garamond"/>
          <w:color w:val="auto"/>
        </w:rPr>
        <w:t>heritabilities</w:t>
      </w:r>
      <w:proofErr w:type="spellEnd"/>
      <w:r w:rsidRPr="003D1804">
        <w:rPr>
          <w:rFonts w:ascii="Garamond" w:eastAsia="Garamond" w:hAnsi="Garamond" w:cs="Garamond"/>
          <w:color w:val="auto"/>
        </w:rPr>
        <w:t xml:space="preserve"> (yield stability) across trial years (</w:t>
      </w:r>
      <w:r w:rsidRPr="003D1804">
        <w:rPr>
          <w:rFonts w:ascii="Garamond" w:eastAsia="Garamond" w:hAnsi="Garamond" w:cs="Garamond"/>
          <w:i/>
          <w:color w:val="auto"/>
        </w:rPr>
        <w:t>p</w:t>
      </w:r>
      <w:r w:rsidRPr="003D1804">
        <w:rPr>
          <w:rFonts w:ascii="Garamond" w:eastAsia="Garamond" w:hAnsi="Garamond" w:cs="Garamond"/>
          <w:color w:val="auto"/>
        </w:rPr>
        <w:t xml:space="preserve"> = 0.014, </w:t>
      </w:r>
      <w:r w:rsidR="000D525E" w:rsidRPr="003D1804">
        <w:rPr>
          <w:rFonts w:ascii="Garamond" w:eastAsia="Garamond" w:hAnsi="Garamond" w:cs="Garamond"/>
          <w:color w:val="auto"/>
        </w:rPr>
        <w:t>Figure S4</w:t>
      </w:r>
      <w:r w:rsidRPr="003D1804">
        <w:rPr>
          <w:rFonts w:ascii="Garamond" w:eastAsia="Garamond" w:hAnsi="Garamond" w:cs="Garamond"/>
          <w:color w:val="auto"/>
        </w:rPr>
        <w:t xml:space="preserve">A). Location-specific heritability </w:t>
      </w:r>
      <w:r w:rsidRPr="003D1804">
        <w:rPr>
          <w:rFonts w:ascii="Garamond" w:eastAsia="Garamond" w:hAnsi="Garamond" w:cs="Garamond"/>
          <w:color w:val="auto"/>
        </w:rPr>
        <w:lastRenderedPageBreak/>
        <w:t>was also unrelated to yield stability at the location (</w:t>
      </w:r>
      <w:r w:rsidRPr="003D1804">
        <w:rPr>
          <w:rFonts w:ascii="Garamond" w:eastAsia="Garamond" w:hAnsi="Garamond" w:cs="Garamond"/>
          <w:i/>
          <w:color w:val="auto"/>
        </w:rPr>
        <w:t>p</w:t>
      </w:r>
      <w:r w:rsidRPr="003D1804">
        <w:rPr>
          <w:rFonts w:ascii="Garamond" w:eastAsia="Garamond" w:hAnsi="Garamond" w:cs="Garamond"/>
          <w:color w:val="auto"/>
        </w:rPr>
        <w:t xml:space="preserve"> &gt; 0.05; </w:t>
      </w:r>
      <w:r w:rsidR="000D525E" w:rsidRPr="003D1804">
        <w:rPr>
          <w:rFonts w:ascii="Garamond" w:eastAsia="Garamond" w:hAnsi="Garamond" w:cs="Garamond"/>
          <w:color w:val="auto"/>
        </w:rPr>
        <w:t>Figure S4</w:t>
      </w:r>
      <w:r w:rsidRPr="003D1804">
        <w:rPr>
          <w:rFonts w:ascii="Garamond" w:eastAsia="Garamond" w:hAnsi="Garamond" w:cs="Garamond"/>
          <w:color w:val="auto"/>
        </w:rPr>
        <w:t>B). Heritability was higher in higher quality site-years (</w:t>
      </w:r>
      <w:r w:rsidRPr="003D1804">
        <w:rPr>
          <w:rFonts w:ascii="Garamond" w:eastAsia="Garamond" w:hAnsi="Garamond" w:cs="Garamond"/>
          <w:i/>
          <w:color w:val="auto"/>
        </w:rPr>
        <w:t>p</w:t>
      </w:r>
      <w:r w:rsidRPr="003D1804">
        <w:rPr>
          <w:rFonts w:ascii="Garamond" w:eastAsia="Garamond" w:hAnsi="Garamond" w:cs="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w:t>
      </w:r>
      <w:r w:rsidRPr="003D1804">
        <w:rPr>
          <w:rFonts w:ascii="Garamond" w:eastAsia="Garamond" w:hAnsi="Garamond" w:cs="Garamond"/>
          <w:i/>
          <w:color w:val="auto"/>
        </w:rPr>
        <w:t>p</w:t>
      </w:r>
      <w:r w:rsidRPr="003D1804">
        <w:rPr>
          <w:rFonts w:ascii="Garamond" w:eastAsia="Garamond" w:hAnsi="Garamond" w:cs="Garamond"/>
          <w:color w:val="auto"/>
        </w:rPr>
        <w:t xml:space="preserve"> &lt; 0.001). In contrast, Nueva Granada and Durango entries showed an increase in yield heritability over time, with yield heritability increasing by 0.007 yr</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and 0.004 yr</w:t>
      </w:r>
      <w:r w:rsidRPr="003D1804">
        <w:rPr>
          <w:rFonts w:ascii="Garamond" w:eastAsia="Garamond" w:hAnsi="Garamond" w:cs="Garamond"/>
          <w:color w:val="auto"/>
          <w:vertAlign w:val="superscript"/>
        </w:rPr>
        <w:t>-1</w:t>
      </w:r>
      <w:r w:rsidRPr="003D1804">
        <w:rPr>
          <w:rFonts w:ascii="Garamond" w:eastAsia="Garamond" w:hAnsi="Garamond" w:cs="Garamond"/>
          <w:color w:val="auto"/>
        </w:rPr>
        <w:t>, respectively (</w:t>
      </w:r>
      <w:r w:rsidRPr="003D1804">
        <w:rPr>
          <w:rFonts w:ascii="Garamond" w:eastAsia="Garamond" w:hAnsi="Garamond" w:cs="Garamond"/>
          <w:i/>
          <w:color w:val="auto"/>
        </w:rPr>
        <w:t>p</w:t>
      </w:r>
      <w:r w:rsidRPr="003D1804">
        <w:rPr>
          <w:rFonts w:ascii="Garamond" w:eastAsia="Garamond" w:hAnsi="Garamond" w:cs="Garamond"/>
          <w:color w:val="auto"/>
        </w:rPr>
        <w:t xml:space="preserve"> &lt; 0.001). </w:t>
      </w:r>
      <w:r w:rsidR="00527367" w:rsidRPr="003D1804">
        <w:rPr>
          <w:rFonts w:ascii="Garamond" w:eastAsia="Garamond" w:hAnsi="Garamond" w:cs="Garamond"/>
          <w:color w:val="auto"/>
        </w:rPr>
        <w:t>Overall genetic diversity in the CDBN, as measured by median nucleotide diversity (π), was not significantly different for Durango (0.231 +/- 0.013 SE) and Mesoamerican entries (0.233 +/- 0.016 SE), but was significantly lower for Nueva Granada entries (0.042 +/0 0.022 SE). Interestingly, π was lower later in the CDBN in Mesoamerican entries, and lower earlier in the CDBN in Durango entries, though these differences were not significant (Supplementary Table S</w:t>
      </w:r>
      <w:r w:rsidR="00E24F3C" w:rsidRPr="003D1804">
        <w:rPr>
          <w:rFonts w:ascii="Garamond" w:eastAsia="Garamond" w:hAnsi="Garamond" w:cs="Garamond"/>
          <w:color w:val="auto"/>
        </w:rPr>
        <w:t>5</w:t>
      </w:r>
      <w:r w:rsidR="00527367" w:rsidRPr="003D1804">
        <w:rPr>
          <w:rFonts w:ascii="Garamond" w:eastAsia="Garamond" w:hAnsi="Garamond" w:cs="Garamond"/>
          <w:color w:val="auto"/>
        </w:rPr>
        <w:t xml:space="preserve">). </w:t>
      </w:r>
      <w:r w:rsidRPr="003D1804">
        <w:rPr>
          <w:rFonts w:ascii="Garamond" w:hAnsi="Garamond"/>
          <w:color w:val="auto"/>
        </w:rPr>
        <w:t xml:space="preserve"> </w:t>
      </w:r>
      <w:r w:rsidRPr="003D1804">
        <w:rPr>
          <w:rFonts w:ascii="Garamond" w:eastAsia="Garamond" w:hAnsi="Garamond" w:cs="Garamond"/>
          <w:color w:val="auto"/>
        </w:rPr>
        <w:t xml:space="preserve">To test for a genetic basis for environmental specialization, we determined whether more closely related CDBN entries had spatially closer home sites. Entries in the Durango (Mantel’s </w:t>
      </w:r>
      <w:r w:rsidRPr="003D1804">
        <w:rPr>
          <w:rFonts w:ascii="Garamond" w:eastAsia="Garamond" w:hAnsi="Garamond" w:cs="Garamond"/>
          <w:i/>
          <w:color w:val="auto"/>
        </w:rPr>
        <w:t>r</w:t>
      </w:r>
      <w:r w:rsidRPr="003D1804">
        <w:rPr>
          <w:rFonts w:ascii="Garamond" w:eastAsia="Garamond" w:hAnsi="Garamond" w:cs="Garamond"/>
          <w:color w:val="auto"/>
        </w:rPr>
        <w:t xml:space="preserve"> = 0.11; </w:t>
      </w:r>
      <w:r w:rsidRPr="003D1804">
        <w:rPr>
          <w:rFonts w:ascii="Garamond" w:eastAsia="Garamond" w:hAnsi="Garamond" w:cs="Garamond"/>
          <w:i/>
          <w:color w:val="auto"/>
        </w:rPr>
        <w:t>p</w:t>
      </w:r>
      <w:r w:rsidRPr="003D1804">
        <w:rPr>
          <w:rFonts w:ascii="Garamond" w:eastAsia="Garamond" w:hAnsi="Garamond" w:cs="Garamond"/>
          <w:color w:val="auto"/>
        </w:rPr>
        <w:t xml:space="preserve"> = 0.001) and Mesoamerican (Mantel’s </w:t>
      </w:r>
      <w:r w:rsidRPr="003D1804">
        <w:rPr>
          <w:rFonts w:ascii="Garamond" w:eastAsia="Garamond" w:hAnsi="Garamond" w:cs="Garamond"/>
          <w:i/>
          <w:color w:val="auto"/>
        </w:rPr>
        <w:t>r</w:t>
      </w:r>
      <w:r w:rsidRPr="003D1804">
        <w:rPr>
          <w:rFonts w:ascii="Garamond" w:eastAsia="Garamond" w:hAnsi="Garamond" w:cs="Garamond"/>
          <w:color w:val="auto"/>
        </w:rPr>
        <w:t xml:space="preserve"> = 0.068; </w:t>
      </w:r>
      <w:r w:rsidRPr="003D1804">
        <w:rPr>
          <w:rFonts w:ascii="Garamond" w:eastAsia="Garamond" w:hAnsi="Garamond" w:cs="Garamond"/>
          <w:i/>
          <w:color w:val="auto"/>
        </w:rPr>
        <w:t>p</w:t>
      </w:r>
      <w:r w:rsidRPr="003D1804">
        <w:rPr>
          <w:rFonts w:ascii="Garamond" w:eastAsia="Garamond" w:hAnsi="Garamond" w:cs="Garamond"/>
          <w:color w:val="auto"/>
        </w:rPr>
        <w:t xml:space="preserve"> = 0.01) races showed this relationship, while entries in the Nueva Granada race did not (</w:t>
      </w:r>
      <w:r w:rsidRPr="003D1804">
        <w:rPr>
          <w:rFonts w:ascii="Garamond" w:eastAsia="Garamond" w:hAnsi="Garamond" w:cs="Garamond"/>
          <w:i/>
          <w:color w:val="auto"/>
        </w:rPr>
        <w:t>p</w:t>
      </w:r>
      <w:r w:rsidRPr="003D1804">
        <w:rPr>
          <w:rFonts w:ascii="Garamond" w:eastAsia="Garamond" w:hAnsi="Garamond" w:cs="Garamond"/>
          <w:color w:val="auto"/>
        </w:rPr>
        <w:t xml:space="preserve"> = 0.6). Finally, we found no tradeoff between heritability and home field advantage within races (</w:t>
      </w:r>
      <w:r w:rsidRPr="003D1804">
        <w:rPr>
          <w:rFonts w:ascii="Garamond" w:eastAsia="Garamond" w:hAnsi="Garamond" w:cs="Garamond"/>
          <w:i/>
          <w:color w:val="auto"/>
        </w:rPr>
        <w:t>F</w:t>
      </w:r>
      <w:r w:rsidRPr="003D1804">
        <w:rPr>
          <w:rFonts w:ascii="Garamond" w:eastAsia="Garamond" w:hAnsi="Garamond" w:cs="Garamond"/>
          <w:color w:val="auto"/>
          <w:vertAlign w:val="subscript"/>
        </w:rPr>
        <w:t>2,97</w:t>
      </w:r>
      <w:r w:rsidRPr="003D1804">
        <w:rPr>
          <w:rFonts w:ascii="Garamond" w:eastAsia="Garamond" w:hAnsi="Garamond" w:cs="Garamond"/>
          <w:color w:val="auto"/>
        </w:rPr>
        <w:t xml:space="preserve"> = 1.27; </w:t>
      </w:r>
      <w:r w:rsidRPr="003D1804">
        <w:rPr>
          <w:rFonts w:ascii="Garamond" w:eastAsia="Garamond" w:hAnsi="Garamond" w:cs="Garamond"/>
          <w:i/>
          <w:color w:val="auto"/>
        </w:rPr>
        <w:t>p</w:t>
      </w:r>
      <w:r w:rsidRPr="003D1804">
        <w:rPr>
          <w:rFonts w:ascii="Garamond" w:eastAsia="Garamond" w:hAnsi="Garamond" w:cs="Garamond"/>
          <w:color w:val="auto"/>
        </w:rPr>
        <w:t xml:space="preserve"> = 0.3; Figure 4).</w:t>
      </w:r>
    </w:p>
    <w:p w14:paraId="1B241CB6" w14:textId="17C89158" w:rsidR="00EB26EB" w:rsidRPr="003D1804" w:rsidRDefault="00EB26EB">
      <w:pPr>
        <w:pStyle w:val="Standard"/>
        <w:keepNext/>
        <w:keepLines/>
        <w:widowControl/>
        <w:spacing w:after="0" w:line="240" w:lineRule="auto"/>
        <w:jc w:val="center"/>
        <w:rPr>
          <w:rFonts w:ascii="Garamond" w:hAnsi="Garamond"/>
          <w:color w:val="auto"/>
        </w:rPr>
      </w:pPr>
    </w:p>
    <w:p w14:paraId="6E2B927D" w14:textId="6DE1D605" w:rsidR="00AF7B85" w:rsidRPr="003D1804" w:rsidRDefault="000E71B2">
      <w:pPr>
        <w:pStyle w:val="Standard"/>
        <w:keepNext/>
        <w:keepLines/>
        <w:widowControl/>
        <w:spacing w:after="240" w:line="240" w:lineRule="auto"/>
        <w:rPr>
          <w:rFonts w:ascii="Garamond" w:hAnsi="Garamond"/>
          <w:color w:val="auto"/>
        </w:rPr>
      </w:pPr>
      <w:r w:rsidRPr="003D1804">
        <w:rPr>
          <w:rFonts w:ascii="Garamond" w:hAnsi="Garamond"/>
          <w:noProof/>
          <w:color w:val="auto"/>
        </w:rPr>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4572000"/>
                    </a:xfrm>
                    <a:prstGeom prst="rect">
                      <a:avLst/>
                    </a:prstGeom>
                    <a:noFill/>
                    <a:ln>
                      <a:noFill/>
                      <a:prstDash/>
                    </a:ln>
                  </pic:spPr>
                </pic:pic>
              </a:graphicData>
            </a:graphic>
          </wp:inline>
        </w:drawing>
      </w:r>
      <w:r w:rsidRPr="003D1804">
        <w:rPr>
          <w:rFonts w:ascii="Garamond" w:eastAsia="Garamond" w:hAnsi="Garamond" w:cs="Garamond"/>
          <w:b/>
          <w:color w:val="auto"/>
        </w:rPr>
        <w:t xml:space="preserve">Figure 3: </w:t>
      </w:r>
      <w:r w:rsidRPr="003D1804">
        <w:rPr>
          <w:rFonts w:ascii="Garamond" w:eastAsia="Garamond" w:hAnsi="Garamond" w:cs="Garamond"/>
          <w:color w:val="auto"/>
        </w:rPr>
        <w:t>A) Ordinary kriging of yield heritability based on the average heritability over 30-years of trials at 7</w:t>
      </w:r>
      <w:r w:rsidR="00794C49" w:rsidRPr="003D1804">
        <w:rPr>
          <w:rFonts w:ascii="Garamond" w:eastAsia="Garamond" w:hAnsi="Garamond" w:cs="Garamond"/>
          <w:color w:val="auto"/>
        </w:rPr>
        <w:t>1</w:t>
      </w:r>
      <w:r w:rsidRPr="003D1804">
        <w:rPr>
          <w:rFonts w:ascii="Garamond" w:eastAsia="Garamond" w:hAnsi="Garamond" w:cs="Garamond"/>
          <w:color w:val="auto"/>
        </w:rPr>
        <w:t xml:space="preserve"> field sites. B) Mean and standard deviation of site heritability for 70 field sites. Symbology is as in Figure 2.</w:t>
      </w:r>
    </w:p>
    <w:p w14:paraId="189FBB0D" w14:textId="77777777" w:rsidR="00AF7B85" w:rsidRPr="003D1804" w:rsidRDefault="00AF7B85">
      <w:pPr>
        <w:pStyle w:val="Standard"/>
        <w:keepNext/>
        <w:keepLines/>
        <w:widowControl/>
        <w:spacing w:after="240" w:line="240" w:lineRule="auto"/>
        <w:rPr>
          <w:rFonts w:ascii="Garamond" w:eastAsia="Garamond" w:hAnsi="Garamond" w:cs="Garamond"/>
          <w:color w:val="auto"/>
        </w:rPr>
      </w:pPr>
    </w:p>
    <w:p w14:paraId="42D79C18" w14:textId="77777777" w:rsidR="00AF7B85" w:rsidRPr="003D1804" w:rsidRDefault="000E71B2" w:rsidP="00E1510D">
      <w:pPr>
        <w:pStyle w:val="Heading1"/>
        <w:numPr>
          <w:ilvl w:val="0"/>
          <w:numId w:val="1"/>
        </w:numPr>
        <w:ind w:left="360"/>
        <w:rPr>
          <w:color w:val="auto"/>
        </w:rPr>
      </w:pPr>
      <w:r w:rsidRPr="003D1804">
        <w:rPr>
          <w:color w:val="auto"/>
        </w:rPr>
        <w:t>DISCUSSION</w:t>
      </w:r>
    </w:p>
    <w:p w14:paraId="648C0B4D" w14:textId="77777777" w:rsidR="00AF7B85" w:rsidRPr="003D1804" w:rsidRDefault="000E71B2" w:rsidP="00E1510D">
      <w:pPr>
        <w:pStyle w:val="Heading2"/>
        <w:numPr>
          <w:ilvl w:val="1"/>
          <w:numId w:val="1"/>
        </w:numPr>
        <w:tabs>
          <w:tab w:val="left" w:pos="0"/>
        </w:tabs>
        <w:rPr>
          <w:color w:val="auto"/>
        </w:rPr>
      </w:pPr>
      <w:r w:rsidRPr="003D1804">
        <w:rPr>
          <w:color w:val="auto"/>
        </w:rPr>
        <w:t>4.1 Orthogonal Metrics to Interpret Past Selection and Guide Future Improvement</w:t>
      </w:r>
    </w:p>
    <w:p w14:paraId="6B9A66DB" w14:textId="5AA61136"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w:t>
      </w:r>
      <w:proofErr w:type="spellStart"/>
      <w:r w:rsidRPr="003D1804">
        <w:rPr>
          <w:rFonts w:ascii="Garamond" w:eastAsia="Garamond" w:hAnsi="Garamond" w:cs="Garamond"/>
          <w:color w:val="auto"/>
        </w:rPr>
        <w:t>Levins</w:t>
      </w:r>
      <w:proofErr w:type="spellEnd"/>
      <w:r w:rsidRPr="003D1804">
        <w:rPr>
          <w:rFonts w:ascii="Garamond" w:eastAsia="Garamond" w:hAnsi="Garamond" w:cs="Garamond"/>
          <w:color w:val="auto"/>
        </w:rPr>
        <w:t xml:space="preserve">, </w:t>
      </w:r>
      <w:r w:rsidRPr="003D1804">
        <w:rPr>
          <w:rFonts w:ascii="Garamond" w:eastAsia="Garamond" w:hAnsi="Garamond" w:cs="Garamond"/>
          <w:color w:val="auto"/>
        </w:rPr>
        <w:lastRenderedPageBreak/>
        <w:t xml:space="preserve">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w:t>
      </w:r>
      <w:del w:id="38" w:author="Ewing, Patrick - ARS" w:date="2021-12-02T16:16:00Z">
        <w:r w:rsidRPr="003D1804" w:rsidDel="00D07BD1">
          <w:rPr>
            <w:rFonts w:ascii="Garamond" w:eastAsia="Garamond" w:hAnsi="Garamond" w:cs="Garamond"/>
            <w:color w:val="auto"/>
          </w:rPr>
          <w:delText>(</w:delText>
        </w:r>
      </w:del>
      <w:proofErr w:type="gramStart"/>
      <w:r w:rsidRPr="003D1804">
        <w:rPr>
          <w:rFonts w:ascii="Garamond" w:eastAsia="Garamond" w:hAnsi="Garamond" w:cs="Garamond"/>
          <w:color w:val="auto"/>
        </w:rPr>
        <w:t>i.e.</w:t>
      </w:r>
      <w:proofErr w:type="gramEnd"/>
      <w:del w:id="39" w:author="Ewing, Patrick - ARS" w:date="2021-12-02T16:16: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conditionally neutral alleles that affect performance in individual environments without affecting performance in alternate environments</w:t>
      </w:r>
      <w:del w:id="40" w:author="Ewing, Patrick - ARS" w:date="2021-12-02T16:16:00Z">
        <w:r w:rsidRPr="003D1804" w:rsidDel="00D07BD1">
          <w:rPr>
            <w:rFonts w:ascii="Garamond" w:eastAsia="Garamond" w:hAnsi="Garamond" w:cs="Garamond"/>
            <w:color w:val="auto"/>
          </w:rPr>
          <w:delText>)</w:delText>
        </w:r>
      </w:del>
      <w:r w:rsidRPr="003D1804">
        <w:rPr>
          <w:rFonts w:ascii="Garamond" w:eastAsia="Garamond" w:hAnsi="Garamond" w:cs="Garamond"/>
          <w:color w:val="auto"/>
        </w:rPr>
        <w:t>.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5F4E3A18" w14:textId="09B7627A" w:rsidR="00EB26EB" w:rsidRPr="003D1804" w:rsidRDefault="00EB26EB">
      <w:pPr>
        <w:pStyle w:val="Standard"/>
        <w:keepNext/>
        <w:keepLines/>
        <w:widowControl/>
        <w:spacing w:after="0" w:line="240" w:lineRule="auto"/>
        <w:jc w:val="center"/>
        <w:rPr>
          <w:rFonts w:ascii="Garamond" w:hAnsi="Garamond"/>
          <w:color w:val="auto"/>
        </w:rPr>
      </w:pPr>
    </w:p>
    <w:p w14:paraId="590A0848" w14:textId="66F68FC0" w:rsidR="00AF7B85" w:rsidRPr="003D1804" w:rsidRDefault="000E71B2">
      <w:pPr>
        <w:pStyle w:val="Standard"/>
        <w:keepNext/>
        <w:keepLines/>
        <w:widowControl/>
        <w:spacing w:after="240" w:line="240" w:lineRule="auto"/>
        <w:rPr>
          <w:rFonts w:ascii="Garamond" w:hAnsi="Garamond"/>
          <w:color w:val="auto"/>
        </w:rPr>
      </w:pPr>
      <w:r w:rsidRPr="003D1804">
        <w:rPr>
          <w:rFonts w:ascii="Garamond" w:hAnsi="Garamond"/>
          <w:noProof/>
          <w:color w:val="auto"/>
        </w:rPr>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5486400"/>
                    </a:xfrm>
                    <a:prstGeom prst="rect">
                      <a:avLst/>
                    </a:prstGeom>
                    <a:noFill/>
                    <a:ln>
                      <a:noFill/>
                      <a:prstDash/>
                    </a:ln>
                  </pic:spPr>
                </pic:pic>
              </a:graphicData>
            </a:graphic>
          </wp:inline>
        </w:drawing>
      </w:r>
      <w:r w:rsidRPr="003D1804">
        <w:rPr>
          <w:rFonts w:ascii="Garamond" w:eastAsia="Garamond" w:hAnsi="Garamond" w:cs="Garamond"/>
          <w:b/>
          <w:color w:val="auto"/>
        </w:rPr>
        <w:t>Figure 4</w:t>
      </w:r>
      <w:r w:rsidRPr="003D1804">
        <w:rPr>
          <w:rFonts w:ascii="Garamond" w:eastAsia="Garamond" w:hAnsi="Garamond" w:cs="Garamond"/>
          <w:color w:val="auto"/>
        </w:rPr>
        <w:t xml:space="preserve">: A) Relationship between yield heritability and home field advantage at each site, by race. </w:t>
      </w:r>
      <w:r w:rsidR="00B3598D" w:rsidRPr="003D1804">
        <w:rPr>
          <w:rFonts w:ascii="Garamond" w:eastAsia="Garamond" w:hAnsi="Garamond" w:cs="Garamond"/>
          <w:color w:val="auto"/>
        </w:rPr>
        <w:t xml:space="preserve">Horizontal and vertical lines </w:t>
      </w:r>
      <w:r w:rsidRPr="003D1804">
        <w:rPr>
          <w:rFonts w:ascii="Garamond" w:eastAsia="Garamond" w:hAnsi="Garamond" w:cs="Garamond"/>
          <w:color w:val="auto"/>
        </w:rPr>
        <w:t>indicate the median value for heritability and home field advantage across all sites</w:t>
      </w:r>
      <w:r w:rsidR="00BA1D09" w:rsidRPr="003D1804">
        <w:rPr>
          <w:rFonts w:ascii="Garamond" w:eastAsia="Garamond" w:hAnsi="Garamond" w:cs="Garamond"/>
          <w:color w:val="auto"/>
        </w:rPr>
        <w:t>; interpretations of quadrats are in Table 1</w:t>
      </w:r>
      <w:r w:rsidRPr="003D1804">
        <w:rPr>
          <w:rFonts w:ascii="Garamond" w:eastAsia="Garamond" w:hAnsi="Garamond" w:cs="Garamond"/>
          <w:color w:val="auto"/>
        </w:rPr>
        <w:t xml:space="preserve">. B) Top locations (quadrant I) for selecting for home field advantage. D – Durango; M – Mesoamerican; N – Nueva Granada races. </w:t>
      </w:r>
      <w:r w:rsidR="000D525E" w:rsidRPr="003D1804">
        <w:rPr>
          <w:rFonts w:ascii="Garamond" w:eastAsia="Garamond" w:hAnsi="Garamond" w:cs="Garamond"/>
          <w:color w:val="auto"/>
        </w:rPr>
        <w:t>Figure S4</w:t>
      </w:r>
      <w:r w:rsidRPr="003D1804">
        <w:rPr>
          <w:rFonts w:ascii="Garamond" w:eastAsia="Garamond" w:hAnsi="Garamond" w:cs="Garamond"/>
          <w:color w:val="auto"/>
        </w:rPr>
        <w:t xml:space="preserve"> identifies locations with CDBN abbreviations.</w:t>
      </w:r>
    </w:p>
    <w:p w14:paraId="0A114DBF" w14:textId="186B4015" w:rsidR="00812BC1" w:rsidRPr="003D1804" w:rsidRDefault="000E71B2">
      <w:pPr>
        <w:pStyle w:val="Standard"/>
        <w:widowControl/>
        <w:spacing w:after="240" w:line="480" w:lineRule="auto"/>
        <w:ind w:firstLine="360"/>
        <w:rPr>
          <w:rFonts w:ascii="Garamond" w:eastAsia="Garamond" w:hAnsi="Garamond" w:cs="Garamond"/>
          <w:color w:val="auto"/>
        </w:rPr>
      </w:pPr>
      <w:r w:rsidRPr="003D1804">
        <w:rPr>
          <w:rFonts w:ascii="Garamond" w:eastAsia="Garamond" w:hAnsi="Garamond" w:cs="Garamond"/>
          <w:color w:val="auto"/>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w:t>
      </w:r>
      <w:r w:rsidRPr="003D1804">
        <w:rPr>
          <w:rFonts w:ascii="Garamond" w:eastAsia="Garamond" w:hAnsi="Garamond" w:cs="Garamond"/>
          <w:color w:val="auto"/>
        </w:rPr>
        <w:lastRenderedPageBreak/>
        <w:t xml:space="preserve">present for any CDBN entries (Table 1; Figure 4, quadrant IV), the current breeding approaches that 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3D1804">
        <w:rPr>
          <w:rFonts w:ascii="Garamond" w:eastAsia="Garamond" w:hAnsi="Garamond" w:cs="Garamond"/>
          <w:color w:val="auto"/>
        </w:rPr>
        <w:t>introgressed</w:t>
      </w:r>
      <w:proofErr w:type="spellEnd"/>
      <w:r w:rsidRPr="003D1804">
        <w:rPr>
          <w:rFonts w:ascii="Garamond" w:eastAsia="Garamond" w:hAnsi="Garamond" w:cs="Garamond"/>
          <w:color w:val="auto"/>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r w:rsidR="00407DA5" w:rsidRPr="003D1804">
        <w:rPr>
          <w:rFonts w:ascii="Garamond" w:eastAsia="Garamond" w:hAnsi="Garamond" w:cs="Garamond"/>
          <w:color w:val="auto"/>
        </w:rPr>
        <w:t xml:space="preserve"> </w:t>
      </w:r>
    </w:p>
    <w:p w14:paraId="3F0E1870" w14:textId="1BF5A0AE" w:rsidR="00AF7B85" w:rsidRPr="003D1804" w:rsidRDefault="00407DA5">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For illustrative purposes, we drew these quadrants based on median values of HFA and heritability among sites</w:t>
      </w:r>
      <w:r w:rsidR="00812BC1" w:rsidRPr="003D1804">
        <w:rPr>
          <w:rFonts w:ascii="Garamond" w:eastAsia="Garamond" w:hAnsi="Garamond" w:cs="Garamond"/>
          <w:color w:val="auto"/>
        </w:rPr>
        <w:t>. Patterns loosely correspond to known focuses of regional breeding programs. For example, only the Nueva Granada race had a good breeding site in the northeast, where Nueva Granada kidney beans have been bred</w:t>
      </w:r>
      <w:r w:rsidR="007D4AB9" w:rsidRPr="003D1804">
        <w:rPr>
          <w:rFonts w:ascii="Garamond" w:eastAsia="Garamond" w:hAnsi="Garamond" w:cs="Garamond"/>
          <w:color w:val="auto"/>
        </w:rPr>
        <w:t xml:space="preserve"> historically</w:t>
      </w:r>
      <w:r w:rsidR="00812BC1" w:rsidRPr="003D1804">
        <w:rPr>
          <w:rFonts w:ascii="Garamond" w:eastAsia="Garamond" w:hAnsi="Garamond" w:cs="Garamond"/>
          <w:color w:val="auto"/>
        </w:rPr>
        <w:t xml:space="preserve"> (Vandemark et al, 2014). Likewise, good Durango breeding sites are clustered in the arid western United States, which has also been the location of most Durango pinto bean breeding (Vandemark et al, 2014). To </w:t>
      </w:r>
      <w:r w:rsidRPr="003D1804">
        <w:rPr>
          <w:rFonts w:ascii="Garamond" w:eastAsia="Garamond" w:hAnsi="Garamond" w:cs="Garamond"/>
          <w:color w:val="auto"/>
        </w:rPr>
        <w:t>aid the selection of breeding sites, “high” values of these metrics should be determined by the goals, germplasm,</w:t>
      </w:r>
      <w:r w:rsidR="006C52D7" w:rsidRPr="003D1804">
        <w:rPr>
          <w:rFonts w:ascii="Garamond" w:eastAsia="Garamond" w:hAnsi="Garamond" w:cs="Garamond"/>
          <w:color w:val="auto"/>
        </w:rPr>
        <w:t xml:space="preserve"> risk tolerance,</w:t>
      </w:r>
      <w:r w:rsidRPr="003D1804">
        <w:rPr>
          <w:rFonts w:ascii="Garamond" w:eastAsia="Garamond" w:hAnsi="Garamond" w:cs="Garamond"/>
          <w:color w:val="auto"/>
        </w:rPr>
        <w:t xml:space="preserve"> and resources of each </w:t>
      </w:r>
      <w:r w:rsidR="00812BC1" w:rsidRPr="003D1804">
        <w:rPr>
          <w:rFonts w:ascii="Garamond" w:eastAsia="Garamond" w:hAnsi="Garamond" w:cs="Garamond"/>
          <w:color w:val="auto"/>
        </w:rPr>
        <w:t>project</w:t>
      </w:r>
      <w:r w:rsidRPr="003D1804">
        <w:rPr>
          <w:rFonts w:ascii="Garamond" w:eastAsia="Garamond" w:hAnsi="Garamond" w:cs="Garamond"/>
          <w:color w:val="auto"/>
        </w:rPr>
        <w:t xml:space="preserve">. </w:t>
      </w:r>
      <w:r w:rsidR="006C52D7" w:rsidRPr="003D1804">
        <w:rPr>
          <w:rFonts w:ascii="Garamond" w:eastAsia="Garamond" w:hAnsi="Garamond" w:cs="Garamond"/>
          <w:color w:val="auto"/>
        </w:rPr>
        <w:t xml:space="preserve">Several formal frameworks for integrating these criteria to guide decisions within a geographic context have been developed (Hastie and Dawes, 2009; </w:t>
      </w:r>
      <w:proofErr w:type="spellStart"/>
      <w:r w:rsidR="006C52D7" w:rsidRPr="003D1804">
        <w:rPr>
          <w:rFonts w:ascii="Garamond" w:eastAsia="Garamond" w:hAnsi="Garamond" w:cs="Garamond"/>
          <w:color w:val="auto"/>
        </w:rPr>
        <w:t>Malczewski</w:t>
      </w:r>
      <w:proofErr w:type="spellEnd"/>
      <w:r w:rsidR="006C52D7" w:rsidRPr="003D1804">
        <w:rPr>
          <w:rFonts w:ascii="Garamond" w:eastAsia="Garamond" w:hAnsi="Garamond" w:cs="Garamond"/>
          <w:color w:val="auto"/>
        </w:rPr>
        <w:t xml:space="preserve"> and </w:t>
      </w:r>
      <w:proofErr w:type="spellStart"/>
      <w:r w:rsidR="006C52D7" w:rsidRPr="003D1804">
        <w:rPr>
          <w:rFonts w:ascii="Garamond" w:eastAsia="Garamond" w:hAnsi="Garamond" w:cs="Garamond"/>
          <w:color w:val="auto"/>
        </w:rPr>
        <w:t>Rinner</w:t>
      </w:r>
      <w:proofErr w:type="spellEnd"/>
      <w:r w:rsidR="006C52D7" w:rsidRPr="003D1804">
        <w:rPr>
          <w:rFonts w:ascii="Garamond" w:eastAsia="Garamond" w:hAnsi="Garamond" w:cs="Garamond"/>
          <w:color w:val="auto"/>
        </w:rPr>
        <w:t xml:space="preserve">, 2015). </w:t>
      </w:r>
      <w:r w:rsidR="000E71B2" w:rsidRPr="003D1804">
        <w:rPr>
          <w:rFonts w:ascii="Garamond" w:eastAsia="Garamond" w:hAnsi="Garamond" w:cs="Garamond"/>
          <w:color w:val="auto"/>
        </w:rPr>
        <w:t xml:space="preserve">Given the different evolutionary histories of both </w:t>
      </w:r>
      <w:proofErr w:type="spellStart"/>
      <w:r w:rsidR="000E71B2" w:rsidRPr="003D1804">
        <w:rPr>
          <w:rFonts w:ascii="Garamond" w:eastAsia="Garamond" w:hAnsi="Garamond" w:cs="Garamond"/>
          <w:color w:val="auto"/>
        </w:rPr>
        <w:t>genepools</w:t>
      </w:r>
      <w:proofErr w:type="spellEnd"/>
      <w:r w:rsidR="000E71B2" w:rsidRPr="003D1804">
        <w:rPr>
          <w:rFonts w:ascii="Garamond" w:eastAsia="Garamond" w:hAnsi="Garamond" w:cs="Garamond"/>
          <w:color w:val="auto"/>
        </w:rPr>
        <w:t xml:space="preserve"> pre- and post-domestication, we expected distinct responses to selection in the Andean and Middle American </w:t>
      </w:r>
      <w:r w:rsidR="000E71B2" w:rsidRPr="003D1804">
        <w:rPr>
          <w:rFonts w:ascii="Garamond" w:eastAsia="Garamond" w:hAnsi="Garamond" w:cs="Garamond"/>
          <w:color w:val="auto"/>
        </w:rPr>
        <w:lastRenderedPageBreak/>
        <w:t xml:space="preserve">entries over the course of the CDBN. The low-yielding, low genetic diversity Nueva Granada entries from the Andean </w:t>
      </w:r>
      <w:proofErr w:type="spellStart"/>
      <w:r w:rsidR="000E71B2" w:rsidRPr="003D1804">
        <w:rPr>
          <w:rFonts w:ascii="Garamond" w:eastAsia="Garamond" w:hAnsi="Garamond" w:cs="Garamond"/>
          <w:color w:val="auto"/>
        </w:rPr>
        <w:t>genepool</w:t>
      </w:r>
      <w:proofErr w:type="spellEnd"/>
      <w:r w:rsidR="000E71B2" w:rsidRPr="003D1804">
        <w:rPr>
          <w:rFonts w:ascii="Garamond" w:eastAsia="Garamond" w:hAnsi="Garamond" w:cs="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w:t>
      </w:r>
      <w:r w:rsidR="00244AC7" w:rsidRPr="003D1804">
        <w:rPr>
          <w:rFonts w:ascii="Garamond" w:eastAsia="Garamond" w:hAnsi="Garamond" w:cs="Garamond"/>
          <w:color w:val="auto"/>
        </w:rPr>
        <w:t xml:space="preserve">yield and </w:t>
      </w:r>
      <w:r w:rsidR="000E71B2" w:rsidRPr="003D1804">
        <w:rPr>
          <w:rFonts w:ascii="Garamond" w:eastAsia="Garamond" w:hAnsi="Garamond" w:cs="Garamond"/>
          <w:color w:val="auto"/>
        </w:rPr>
        <w:t xml:space="preserve">yield heritability increased in this race over the 35-year study period. These increases in yield heritability over time occurred without an increase in HFA.  We thus suggest that Andean CDBN entries still lack genetic variation conferring adaptation to </w:t>
      </w:r>
      <w:r w:rsidR="007D4AB9" w:rsidRPr="003D1804">
        <w:rPr>
          <w:rFonts w:ascii="Garamond" w:eastAsia="Garamond" w:hAnsi="Garamond" w:cs="Garamond"/>
          <w:color w:val="auto"/>
        </w:rPr>
        <w:t xml:space="preserve">localized </w:t>
      </w:r>
      <w:r w:rsidR="000E71B2" w:rsidRPr="003D1804">
        <w:rPr>
          <w:rFonts w:ascii="Garamond" w:eastAsia="Garamond" w:hAnsi="Garamond" w:cs="Garamond"/>
          <w:color w:val="auto"/>
        </w:rPr>
        <w:t xml:space="preserve">North American growing conditions. If this is true, then further introgression from the Middle American </w:t>
      </w:r>
      <w:proofErr w:type="spellStart"/>
      <w:r w:rsidR="000E71B2" w:rsidRPr="003D1804">
        <w:rPr>
          <w:rFonts w:ascii="Garamond" w:eastAsia="Garamond" w:hAnsi="Garamond" w:cs="Garamond"/>
          <w:color w:val="auto"/>
        </w:rPr>
        <w:t>genepool</w:t>
      </w:r>
      <w:proofErr w:type="spellEnd"/>
      <w:r w:rsidR="000E71B2" w:rsidRPr="003D1804">
        <w:rPr>
          <w:rFonts w:ascii="Garamond" w:eastAsia="Garamond" w:hAnsi="Garamond" w:cs="Garamond"/>
          <w:color w:val="auto"/>
        </w:rPr>
        <w:t xml:space="preserve"> or from other species may offer opportunities for continued yield improvement and local adaptation in this </w:t>
      </w:r>
      <w:proofErr w:type="spellStart"/>
      <w:r w:rsidR="000E71B2" w:rsidRPr="003D1804">
        <w:rPr>
          <w:rFonts w:ascii="Garamond" w:eastAsia="Garamond" w:hAnsi="Garamond" w:cs="Garamond"/>
          <w:color w:val="auto"/>
        </w:rPr>
        <w:t>genepool</w:t>
      </w:r>
      <w:proofErr w:type="spellEnd"/>
      <w:r w:rsidR="000E71B2" w:rsidRPr="003D1804">
        <w:rPr>
          <w:rFonts w:ascii="Garamond" w:eastAsia="Garamond" w:hAnsi="Garamond" w:cs="Garamond"/>
          <w:color w:val="auto"/>
        </w:rPr>
        <w:t>.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16706923"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The high-yielding, genetic</w:t>
      </w:r>
      <w:r w:rsidR="006C6531" w:rsidRPr="003D1804">
        <w:rPr>
          <w:rFonts w:ascii="Garamond" w:eastAsia="Garamond" w:hAnsi="Garamond" w:cs="Garamond"/>
          <w:color w:val="auto"/>
        </w:rPr>
        <w:t>ally</w:t>
      </w:r>
      <w:r w:rsidRPr="003D1804">
        <w:rPr>
          <w:rFonts w:ascii="Garamond" w:eastAsia="Garamond" w:hAnsi="Garamond" w:cs="Garamond"/>
          <w:color w:val="auto"/>
        </w:rPr>
        <w:t xml:space="preserve"> </w:t>
      </w:r>
      <w:r w:rsidR="006C6531" w:rsidRPr="003D1804">
        <w:rPr>
          <w:rFonts w:ascii="Garamond" w:eastAsia="Garamond" w:hAnsi="Garamond" w:cs="Garamond"/>
          <w:color w:val="auto"/>
        </w:rPr>
        <w:t xml:space="preserve">diverse </w:t>
      </w:r>
      <w:r w:rsidRPr="003D1804">
        <w:rPr>
          <w:rFonts w:ascii="Garamond" w:eastAsia="Garamond" w:hAnsi="Garamond" w:cs="Garamond"/>
          <w:color w:val="auto"/>
        </w:rPr>
        <w:t>Durango race also showed modest improvements in yield across the study period, which coincided with a modest increase in local adaptation and increases in adaptation at a continental scale over time. This increase in HFA</w:t>
      </w:r>
      <w:r w:rsidR="007D4AB9" w:rsidRPr="003D1804">
        <w:rPr>
          <w:rFonts w:ascii="Garamond" w:eastAsia="Garamond" w:hAnsi="Garamond" w:cs="Garamond"/>
          <w:color w:val="auto"/>
        </w:rPr>
        <w:t>, yields,</w:t>
      </w:r>
      <w:r w:rsidRPr="003D1804">
        <w:rPr>
          <w:rFonts w:ascii="Garamond" w:eastAsia="Garamond" w:hAnsi="Garamond" w:cs="Garamond"/>
          <w:color w:val="auto"/>
        </w:rPr>
        <w:t xml:space="preserve"> and yield heritability suggests increasing adaptation to local and continental conditions in this race over the course of improvement in the CDBN. </w:t>
      </w:r>
      <w:bookmarkStart w:id="41" w:name="_Hlk83717771"/>
      <w:r w:rsidRPr="003D1804">
        <w:rPr>
          <w:rFonts w:ascii="Garamond" w:eastAsia="Garamond" w:hAnsi="Garamond" w:cs="Garamond"/>
          <w:color w:val="auto"/>
        </w:rPr>
        <w:t>We observe a drop in Durango yields</w:t>
      </w:r>
      <w:r w:rsidR="008B732A" w:rsidRPr="003D1804">
        <w:rPr>
          <w:rFonts w:ascii="Garamond" w:eastAsia="Garamond" w:hAnsi="Garamond" w:cs="Garamond"/>
          <w:color w:val="auto"/>
        </w:rPr>
        <w:t>, home field advantages</w:t>
      </w:r>
      <w:r w:rsidRPr="003D1804">
        <w:rPr>
          <w:rFonts w:ascii="Garamond" w:eastAsia="Garamond" w:hAnsi="Garamond" w:cs="Garamond"/>
          <w:color w:val="auto"/>
        </w:rPr>
        <w:t xml:space="preserve"> and yield heritability from the line-of-best-fit (Figure 2, Figure 3b) beginning in the </w:t>
      </w:r>
      <w:r w:rsidR="00E22F34" w:rsidRPr="003D1804">
        <w:rPr>
          <w:rFonts w:ascii="Garamond" w:eastAsia="Garamond" w:hAnsi="Garamond" w:cs="Garamond"/>
          <w:color w:val="auto"/>
        </w:rPr>
        <w:t xml:space="preserve">early </w:t>
      </w:r>
      <w:r w:rsidRPr="003D1804">
        <w:rPr>
          <w:rFonts w:ascii="Garamond" w:eastAsia="Garamond" w:hAnsi="Garamond" w:cs="Garamond"/>
          <w:color w:val="auto"/>
        </w:rPr>
        <w:t xml:space="preserve">1990s. This immediately follows </w:t>
      </w:r>
      <w:r w:rsidR="00A10701" w:rsidRPr="003D1804">
        <w:rPr>
          <w:rFonts w:ascii="Garamond" w:eastAsia="Garamond" w:hAnsi="Garamond" w:cs="Garamond"/>
          <w:color w:val="auto"/>
        </w:rPr>
        <w:t xml:space="preserve">the introduction of two major traits. First, </w:t>
      </w:r>
      <w:r w:rsidRPr="003D1804">
        <w:rPr>
          <w:rFonts w:ascii="Garamond" w:eastAsia="Garamond" w:hAnsi="Garamond" w:cs="Garamond"/>
          <w:color w:val="auto"/>
        </w:rPr>
        <w:t xml:space="preserve">rust resistance gene </w:t>
      </w:r>
      <w:r w:rsidRPr="003D1804">
        <w:rPr>
          <w:rFonts w:ascii="Garamond" w:eastAsia="Garamond" w:hAnsi="Garamond" w:cs="Garamond"/>
          <w:i/>
          <w:color w:val="auto"/>
        </w:rPr>
        <w:t xml:space="preserve">Ur-3 </w:t>
      </w:r>
      <w:r w:rsidR="00A10701" w:rsidRPr="003D1804">
        <w:rPr>
          <w:rFonts w:ascii="Garamond" w:eastAsia="Garamond" w:hAnsi="Garamond" w:cs="Garamond"/>
          <w:iCs/>
          <w:color w:val="auto"/>
        </w:rPr>
        <w:t xml:space="preserve">was </w:t>
      </w:r>
      <w:proofErr w:type="spellStart"/>
      <w:r w:rsidR="00A10701" w:rsidRPr="003D1804">
        <w:rPr>
          <w:rFonts w:ascii="Garamond" w:eastAsia="Garamond" w:hAnsi="Garamond" w:cs="Garamond"/>
          <w:iCs/>
          <w:color w:val="auto"/>
        </w:rPr>
        <w:t>introgressed</w:t>
      </w:r>
      <w:proofErr w:type="spellEnd"/>
      <w:r w:rsidR="00A10701" w:rsidRPr="003D1804">
        <w:rPr>
          <w:rFonts w:ascii="Garamond" w:eastAsia="Garamond" w:hAnsi="Garamond" w:cs="Garamond"/>
          <w:iCs/>
          <w:color w:val="auto"/>
        </w:rPr>
        <w:t xml:space="preserve"> </w:t>
      </w:r>
      <w:r w:rsidRPr="003D1804">
        <w:rPr>
          <w:rFonts w:ascii="Garamond" w:eastAsia="Garamond" w:hAnsi="Garamond" w:cs="Garamond"/>
          <w:color w:val="auto"/>
        </w:rPr>
        <w:t>into the Durango race from a Mesoamerican source</w:t>
      </w:r>
      <w:r w:rsidR="00A10701" w:rsidRPr="003D1804">
        <w:rPr>
          <w:rFonts w:ascii="Garamond" w:eastAsia="Garamond" w:hAnsi="Garamond" w:cs="Garamond"/>
          <w:color w:val="auto"/>
        </w:rPr>
        <w:t xml:space="preserve"> beginning</w:t>
      </w:r>
      <w:r w:rsidRPr="003D1804">
        <w:rPr>
          <w:rFonts w:ascii="Garamond" w:eastAsia="Garamond" w:hAnsi="Garamond" w:cs="Garamond"/>
          <w:color w:val="auto"/>
        </w:rPr>
        <w:t xml:space="preserve"> in 1988 and was widely deployed in the mid-1990s (Hurtado-Gonzales et al 2017; MacQueen et al 2020).</w:t>
      </w:r>
      <w:r w:rsidR="00A10701" w:rsidRPr="003D1804">
        <w:rPr>
          <w:rFonts w:ascii="Garamond" w:eastAsia="Garamond" w:hAnsi="Garamond" w:cs="Garamond"/>
          <w:color w:val="auto"/>
        </w:rPr>
        <w:t xml:space="preserve"> </w:t>
      </w:r>
      <w:bookmarkStart w:id="42" w:name="_Hlk83717753"/>
      <w:r w:rsidR="00794504" w:rsidRPr="003D1804">
        <w:rPr>
          <w:rFonts w:ascii="Garamond" w:eastAsia="Garamond" w:hAnsi="Garamond" w:cs="Garamond"/>
          <w:color w:val="auto"/>
        </w:rPr>
        <w:t xml:space="preserve">We hypothesize that the broad introduction of rust resistance loci into the Durango race in this </w:t>
      </w:r>
      <w:proofErr w:type="gramStart"/>
      <w:r w:rsidR="00794504" w:rsidRPr="003D1804">
        <w:rPr>
          <w:rFonts w:ascii="Garamond" w:eastAsia="Garamond" w:hAnsi="Garamond" w:cs="Garamond"/>
          <w:color w:val="auto"/>
        </w:rPr>
        <w:t>time period</w:t>
      </w:r>
      <w:proofErr w:type="gramEnd"/>
      <w:r w:rsidR="00794504" w:rsidRPr="003D1804">
        <w:rPr>
          <w:rFonts w:ascii="Garamond" w:eastAsia="Garamond" w:hAnsi="Garamond" w:cs="Garamond"/>
          <w:color w:val="auto"/>
        </w:rPr>
        <w:t xml:space="preserve"> resulted in a temporary (~6 year) reduction in segregating variation for yield within this race, reducing home </w:t>
      </w:r>
      <w:r w:rsidR="00794504" w:rsidRPr="003D1804">
        <w:rPr>
          <w:rFonts w:ascii="Garamond" w:eastAsia="Garamond" w:hAnsi="Garamond" w:cs="Garamond"/>
          <w:color w:val="auto"/>
        </w:rPr>
        <w:lastRenderedPageBreak/>
        <w:t>field advantage and yield heritabilit</w:t>
      </w:r>
      <w:r w:rsidR="00E22F34" w:rsidRPr="003D1804">
        <w:rPr>
          <w:rFonts w:ascii="Garamond" w:eastAsia="Garamond" w:hAnsi="Garamond" w:cs="Garamond"/>
          <w:color w:val="auto"/>
        </w:rPr>
        <w:t>y</w:t>
      </w:r>
      <w:r w:rsidR="00794504" w:rsidRPr="003D1804">
        <w:rPr>
          <w:rFonts w:ascii="Garamond" w:eastAsia="Garamond" w:hAnsi="Garamond" w:cs="Garamond"/>
          <w:color w:val="auto"/>
        </w:rPr>
        <w:t xml:space="preserve">. </w:t>
      </w:r>
      <w:r w:rsidR="006C6531" w:rsidRPr="003D1804">
        <w:rPr>
          <w:rFonts w:ascii="Garamond" w:eastAsia="Garamond" w:hAnsi="Garamond" w:cs="Garamond"/>
          <w:color w:val="auto"/>
        </w:rPr>
        <w:t>Along with selection for the</w:t>
      </w:r>
      <w:r w:rsidR="00794504" w:rsidRPr="003D1804">
        <w:rPr>
          <w:rFonts w:ascii="Garamond" w:eastAsia="Garamond" w:hAnsi="Garamond" w:cs="Garamond"/>
          <w:color w:val="auto"/>
        </w:rPr>
        <w:t xml:space="preserve"> </w:t>
      </w:r>
      <w:r w:rsidR="00794504" w:rsidRPr="003D1804">
        <w:rPr>
          <w:rFonts w:ascii="Garamond" w:eastAsia="Garamond" w:hAnsi="Garamond" w:cs="Garamond"/>
          <w:i/>
          <w:iCs/>
          <w:color w:val="auto"/>
        </w:rPr>
        <w:t>Ur-3</w:t>
      </w:r>
      <w:r w:rsidR="00A10701" w:rsidRPr="003D1804">
        <w:rPr>
          <w:rFonts w:ascii="Garamond" w:eastAsia="Garamond" w:hAnsi="Garamond" w:cs="Garamond"/>
          <w:color w:val="auto"/>
        </w:rPr>
        <w:t xml:space="preserve">, </w:t>
      </w:r>
      <w:r w:rsidR="006C6531" w:rsidRPr="003D1804">
        <w:rPr>
          <w:rFonts w:ascii="Garamond" w:eastAsia="Garamond" w:hAnsi="Garamond" w:cs="Garamond"/>
          <w:color w:val="auto"/>
        </w:rPr>
        <w:t xml:space="preserve">race </w:t>
      </w:r>
      <w:r w:rsidR="00A10701" w:rsidRPr="003D1804">
        <w:rPr>
          <w:rFonts w:ascii="Garamond" w:eastAsia="Garamond" w:hAnsi="Garamond" w:cs="Garamond"/>
          <w:color w:val="auto"/>
        </w:rPr>
        <w:t xml:space="preserve">Durango </w:t>
      </w:r>
      <w:r w:rsidR="006C6531" w:rsidRPr="003D1804">
        <w:rPr>
          <w:rFonts w:ascii="Garamond" w:eastAsia="Garamond" w:hAnsi="Garamond" w:cs="Garamond"/>
          <w:color w:val="auto"/>
        </w:rPr>
        <w:t>was intensively selected upon for</w:t>
      </w:r>
      <w:r w:rsidR="00A10701" w:rsidRPr="003D1804">
        <w:rPr>
          <w:rFonts w:ascii="Garamond" w:eastAsia="Garamond" w:hAnsi="Garamond" w:cs="Garamond"/>
          <w:color w:val="auto"/>
        </w:rPr>
        <w:t xml:space="preserve"> upright architecture</w:t>
      </w:r>
      <w:r w:rsidR="006C6531" w:rsidRPr="003D1804">
        <w:rPr>
          <w:rFonts w:ascii="Garamond" w:eastAsia="Garamond" w:hAnsi="Garamond" w:cs="Garamond"/>
          <w:color w:val="auto"/>
        </w:rPr>
        <w:t xml:space="preserve"> to aid direct harvest</w:t>
      </w:r>
      <w:r w:rsidR="008B732A" w:rsidRPr="003D1804">
        <w:rPr>
          <w:rFonts w:ascii="Garamond" w:eastAsia="Garamond" w:hAnsi="Garamond" w:cs="Garamond"/>
          <w:color w:val="auto"/>
        </w:rPr>
        <w:t xml:space="preserve"> (Kelly, 2001)</w:t>
      </w:r>
      <w:r w:rsidR="00E22F34" w:rsidRPr="003D1804">
        <w:rPr>
          <w:rFonts w:ascii="Garamond" w:eastAsia="Garamond" w:hAnsi="Garamond" w:cs="Garamond"/>
          <w:color w:val="auto"/>
        </w:rPr>
        <w:t xml:space="preserve">. </w:t>
      </w:r>
      <w:r w:rsidR="006C6531" w:rsidRPr="003D1804">
        <w:rPr>
          <w:rFonts w:ascii="Garamond" w:eastAsia="Garamond" w:hAnsi="Garamond" w:cs="Garamond"/>
          <w:color w:val="auto"/>
        </w:rPr>
        <w:t xml:space="preserve">While this trait has agronomic benefits, it </w:t>
      </w:r>
      <w:ins w:id="43" w:author="Ewing, Patrick - ARS" w:date="2021-12-02T16:17:00Z">
        <w:r w:rsidR="00D07BD1" w:rsidRPr="003D1804">
          <w:rPr>
            <w:rFonts w:ascii="Garamond" w:eastAsia="Garamond" w:hAnsi="Garamond" w:cs="Garamond"/>
            <w:color w:val="auto"/>
          </w:rPr>
          <w:t xml:space="preserve">caused </w:t>
        </w:r>
      </w:ins>
      <w:r w:rsidR="00A10701" w:rsidRPr="003D1804">
        <w:rPr>
          <w:rFonts w:ascii="Garamond" w:eastAsia="Garamond" w:hAnsi="Garamond" w:cs="Garamond"/>
          <w:color w:val="auto"/>
        </w:rPr>
        <w:t xml:space="preserve">considerable </w:t>
      </w:r>
      <w:r w:rsidR="00CF4F35" w:rsidRPr="003D1804">
        <w:rPr>
          <w:rFonts w:ascii="Garamond" w:eastAsia="Garamond" w:hAnsi="Garamond" w:cs="Garamond"/>
          <w:color w:val="auto"/>
        </w:rPr>
        <w:t xml:space="preserve">reductions </w:t>
      </w:r>
      <w:r w:rsidR="006C6531" w:rsidRPr="003D1804">
        <w:rPr>
          <w:rFonts w:ascii="Garamond" w:eastAsia="Garamond" w:hAnsi="Garamond" w:cs="Garamond"/>
          <w:color w:val="auto"/>
        </w:rPr>
        <w:t xml:space="preserve">in fitness </w:t>
      </w:r>
      <w:r w:rsidR="00CF4F35" w:rsidRPr="003D1804">
        <w:rPr>
          <w:rFonts w:ascii="Garamond" w:eastAsia="Garamond" w:hAnsi="Garamond" w:cs="Garamond"/>
          <w:color w:val="auto"/>
        </w:rPr>
        <w:t>both continentally, in overall yield, and regionally, with lower home field advantages</w:t>
      </w:r>
      <w:r w:rsidR="00A10701" w:rsidRPr="003D1804">
        <w:rPr>
          <w:rFonts w:ascii="Garamond" w:eastAsia="Garamond" w:hAnsi="Garamond" w:cs="Garamond"/>
          <w:color w:val="auto"/>
        </w:rPr>
        <w:t xml:space="preserve"> </w:t>
      </w:r>
      <w:r w:rsidR="00E22F34" w:rsidRPr="003D1804">
        <w:rPr>
          <w:rFonts w:ascii="Garamond" w:eastAsia="Garamond" w:hAnsi="Garamond" w:cs="Garamond"/>
          <w:color w:val="auto"/>
        </w:rPr>
        <w:t xml:space="preserve">(Kelly, 2001; </w:t>
      </w:r>
      <w:proofErr w:type="spellStart"/>
      <w:r w:rsidR="00E22F34" w:rsidRPr="003D1804">
        <w:rPr>
          <w:rFonts w:ascii="Garamond" w:eastAsia="Garamond" w:hAnsi="Garamond" w:cs="Garamond"/>
          <w:color w:val="auto"/>
        </w:rPr>
        <w:t>Soltani</w:t>
      </w:r>
      <w:proofErr w:type="spellEnd"/>
      <w:r w:rsidR="00E22F34" w:rsidRPr="003D1804">
        <w:rPr>
          <w:rFonts w:ascii="Garamond" w:eastAsia="Garamond" w:hAnsi="Garamond" w:cs="Garamond"/>
          <w:color w:val="auto"/>
        </w:rPr>
        <w:t xml:space="preserve"> et al., 2016). </w:t>
      </w:r>
      <w:r w:rsidR="006C6531" w:rsidRPr="003D1804">
        <w:rPr>
          <w:rFonts w:ascii="Garamond" w:eastAsia="Garamond" w:hAnsi="Garamond" w:cs="Garamond"/>
          <w:color w:val="auto"/>
        </w:rPr>
        <w:t>Nevertheless, he</w:t>
      </w:r>
      <w:r w:rsidR="00E22F34" w:rsidRPr="003D1804">
        <w:rPr>
          <w:rFonts w:ascii="Garamond" w:eastAsia="Garamond" w:hAnsi="Garamond" w:cs="Garamond"/>
          <w:color w:val="auto"/>
        </w:rPr>
        <w:t xml:space="preserve">ritability of Durango was relatively high during this </w:t>
      </w:r>
      <w:r w:rsidR="006C6531" w:rsidRPr="003D1804">
        <w:rPr>
          <w:rFonts w:ascii="Garamond" w:eastAsia="Garamond" w:hAnsi="Garamond" w:cs="Garamond"/>
          <w:color w:val="auto"/>
        </w:rPr>
        <w:t xml:space="preserve">second introgression </w:t>
      </w:r>
      <w:r w:rsidR="00E22F34" w:rsidRPr="003D1804">
        <w:rPr>
          <w:rFonts w:ascii="Garamond" w:eastAsia="Garamond" w:hAnsi="Garamond" w:cs="Garamond"/>
          <w:color w:val="auto"/>
        </w:rPr>
        <w:t>period due to the continued testing of higher-yielding</w:t>
      </w:r>
      <w:r w:rsidR="00CF4F35" w:rsidRPr="003D1804">
        <w:rPr>
          <w:rFonts w:ascii="Garamond" w:eastAsia="Garamond" w:hAnsi="Garamond" w:cs="Garamond"/>
          <w:color w:val="auto"/>
        </w:rPr>
        <w:t>,</w:t>
      </w:r>
      <w:r w:rsidR="00E22F34" w:rsidRPr="003D1804">
        <w:rPr>
          <w:rFonts w:ascii="Garamond" w:eastAsia="Garamond" w:hAnsi="Garamond" w:cs="Garamond"/>
          <w:color w:val="auto"/>
        </w:rPr>
        <w:t xml:space="preserve"> prostrate varieties</w:t>
      </w:r>
      <w:r w:rsidR="008B732A" w:rsidRPr="003D1804">
        <w:rPr>
          <w:rFonts w:ascii="Garamond" w:eastAsia="Garamond" w:hAnsi="Garamond" w:cs="Garamond"/>
          <w:color w:val="auto"/>
        </w:rPr>
        <w:t xml:space="preserve">. </w:t>
      </w:r>
      <w:bookmarkEnd w:id="42"/>
      <w:bookmarkEnd w:id="41"/>
    </w:p>
    <w:p w14:paraId="61EAC16C" w14:textId="2B6430E4" w:rsidR="00FA7C7B" w:rsidRPr="003D1804" w:rsidRDefault="000E71B2" w:rsidP="00FA7C7B">
      <w:pPr>
        <w:pStyle w:val="Standard"/>
        <w:widowControl/>
        <w:spacing w:after="240" w:line="480" w:lineRule="auto"/>
        <w:ind w:firstLine="360"/>
        <w:rPr>
          <w:rFonts w:ascii="Garamond" w:eastAsia="Garamond" w:hAnsi="Garamond" w:cs="Garamond"/>
          <w:color w:val="auto"/>
        </w:rPr>
      </w:pPr>
      <w:r w:rsidRPr="003D1804">
        <w:rPr>
          <w:rFonts w:ascii="Garamond" w:eastAsia="Garamond" w:hAnsi="Garamond" w:cs="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w:t>
      </w:r>
      <w:r w:rsidR="00136AF7" w:rsidRPr="003D1804">
        <w:rPr>
          <w:rFonts w:ascii="Garamond" w:eastAsia="Garamond" w:hAnsi="Garamond" w:cs="Garamond"/>
          <w:color w:val="auto"/>
        </w:rPr>
        <w:t xml:space="preserve">correspond with </w:t>
      </w:r>
      <w:r w:rsidRPr="003D1804">
        <w:rPr>
          <w:rFonts w:ascii="Garamond" w:eastAsia="Garamond" w:hAnsi="Garamond" w:cs="Garamond"/>
          <w:color w:val="auto"/>
        </w:rPr>
        <w:t xml:space="preserve">reduction in genetic diversity in this race </w:t>
      </w:r>
      <w:proofErr w:type="gramStart"/>
      <w:r w:rsidRPr="003D1804">
        <w:rPr>
          <w:rFonts w:ascii="Garamond" w:eastAsia="Garamond" w:hAnsi="Garamond" w:cs="Garamond"/>
          <w:color w:val="auto"/>
        </w:rPr>
        <w:t>during the course of</w:t>
      </w:r>
      <w:proofErr w:type="gramEnd"/>
      <w:r w:rsidRPr="003D1804">
        <w:rPr>
          <w:rFonts w:ascii="Garamond" w:eastAsia="Garamond" w:hAnsi="Garamond" w:cs="Garamond"/>
          <w:color w:val="auto"/>
        </w:rPr>
        <w:t xml:space="preserve"> improvement</w:t>
      </w:r>
      <w:r w:rsidR="00136AF7" w:rsidRPr="003D1804">
        <w:rPr>
          <w:rFonts w:ascii="Garamond" w:eastAsia="Garamond" w:hAnsi="Garamond" w:cs="Garamond"/>
          <w:color w:val="auto"/>
        </w:rPr>
        <w:t xml:space="preserve"> (Table S4)</w:t>
      </w:r>
      <w:r w:rsidRPr="003D1804">
        <w:rPr>
          <w:rFonts w:ascii="Garamond" w:eastAsia="Garamond" w:hAnsi="Garamond" w:cs="Garamond"/>
          <w:color w:val="auto"/>
        </w:rPr>
        <w:t xml:space="preserve">.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w:t>
      </w:r>
      <w:r w:rsidR="00136AF7" w:rsidRPr="003D1804">
        <w:rPr>
          <w:rFonts w:ascii="Garamond" w:eastAsia="Garamond" w:hAnsi="Garamond" w:cs="Garamond"/>
          <w:color w:val="auto"/>
        </w:rPr>
        <w:t xml:space="preserve">had </w:t>
      </w:r>
      <w:r w:rsidRPr="003D1804">
        <w:rPr>
          <w:rFonts w:ascii="Garamond" w:eastAsia="Garamond" w:hAnsi="Garamond" w:cs="Garamond"/>
          <w:color w:val="auto"/>
        </w:rPr>
        <w:t xml:space="preserve">this architecture, as CDBN breeders had adopted upright indeterminate architecture for newer CDBN entries in the Mesoamerican race (Kelly 2001; </w:t>
      </w:r>
      <w:proofErr w:type="spellStart"/>
      <w:r w:rsidRPr="003D1804">
        <w:rPr>
          <w:rFonts w:ascii="Garamond" w:eastAsia="Garamond" w:hAnsi="Garamond" w:cs="Garamond"/>
          <w:color w:val="auto"/>
        </w:rPr>
        <w:t>Soltani</w:t>
      </w:r>
      <w:proofErr w:type="spellEnd"/>
      <w:r w:rsidRPr="003D1804">
        <w:rPr>
          <w:rFonts w:ascii="Garamond" w:eastAsia="Garamond" w:hAnsi="Garamond" w:cs="Garamond"/>
          <w:color w:val="auto"/>
        </w:rPr>
        <w:t xml:space="preserve">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w:t>
      </w:r>
      <w:proofErr w:type="gramStart"/>
      <w:r w:rsidRPr="003D1804">
        <w:rPr>
          <w:rFonts w:ascii="Garamond" w:eastAsia="Garamond" w:hAnsi="Garamond" w:cs="Garamond"/>
          <w:color w:val="auto"/>
        </w:rPr>
        <w:t>time period</w:t>
      </w:r>
      <w:proofErr w:type="gramEnd"/>
      <w:r w:rsidRPr="003D1804">
        <w:rPr>
          <w:rFonts w:ascii="Garamond" w:eastAsia="Garamond" w:hAnsi="Garamond" w:cs="Garamond"/>
          <w:color w:val="auto"/>
        </w:rPr>
        <w:t xml:space="preserve">; we speculate that loss of variation linked to these alleles could have caused this temporary drop in heritability of yield. </w:t>
      </w:r>
    </w:p>
    <w:p w14:paraId="1C242302" w14:textId="3C8F833D" w:rsidR="00FA7C7B" w:rsidRPr="003D1804" w:rsidRDefault="000E71B2" w:rsidP="00FA7C7B">
      <w:pPr>
        <w:pStyle w:val="Standard"/>
        <w:widowControl/>
        <w:spacing w:after="240" w:line="480" w:lineRule="auto"/>
        <w:ind w:firstLine="360"/>
        <w:rPr>
          <w:rFonts w:ascii="Garamond" w:eastAsia="Garamond" w:hAnsi="Garamond" w:cs="Garamond"/>
          <w:color w:val="auto"/>
        </w:rPr>
      </w:pPr>
      <w:r w:rsidRPr="003D1804">
        <w:rPr>
          <w:rFonts w:ascii="Garamond" w:eastAsia="Garamond" w:hAnsi="Garamond" w:cs="Garamond"/>
          <w:color w:val="auto"/>
        </w:rPr>
        <w:lastRenderedPageBreak/>
        <w:t>These major</w:t>
      </w:r>
      <w:ins w:id="44" w:author="Ewing, Patrick - ARS" w:date="2021-12-02T16:17:00Z">
        <w:r w:rsidR="00D07BD1" w:rsidRPr="003D1804">
          <w:rPr>
            <w:rFonts w:ascii="Garamond" w:eastAsia="Garamond" w:hAnsi="Garamond" w:cs="Garamond"/>
            <w:color w:val="auto"/>
          </w:rPr>
          <w:t xml:space="preserve"> </w:t>
        </w:r>
      </w:ins>
      <w:r w:rsidR="00FA7C7B" w:rsidRPr="003D1804">
        <w:rPr>
          <w:rFonts w:ascii="Garamond" w:eastAsia="Garamond" w:hAnsi="Garamond" w:cs="Garamond"/>
          <w:color w:val="auto"/>
        </w:rPr>
        <w:t xml:space="preserve">phenotype </w:t>
      </w:r>
      <w:r w:rsidRPr="003D1804">
        <w:rPr>
          <w:rFonts w:ascii="Garamond" w:eastAsia="Garamond" w:hAnsi="Garamond" w:cs="Garamond"/>
          <w:color w:val="auto"/>
        </w:rPr>
        <w:t>changes to entries in the Mesoamerican race may also have caused the negative trend in HFA magnitude present in Mesoamerican entries</w:t>
      </w:r>
      <w:r w:rsidR="00244AC7" w:rsidRPr="003D1804">
        <w:rPr>
          <w:rFonts w:ascii="Garamond" w:eastAsia="Garamond" w:hAnsi="Garamond" w:cs="Garamond"/>
          <w:color w:val="auto"/>
        </w:rPr>
        <w:t xml:space="preserve">. For example, one may hypothesize that </w:t>
      </w:r>
      <w:r w:rsidRPr="003D1804">
        <w:rPr>
          <w:rFonts w:ascii="Garamond" w:eastAsia="Garamond" w:hAnsi="Garamond" w:cs="Garamond"/>
          <w:color w:val="auto"/>
        </w:rPr>
        <w:t xml:space="preserve">locally adaptive alleles </w:t>
      </w:r>
      <w:r w:rsidR="009E65F4" w:rsidRPr="003D1804">
        <w:rPr>
          <w:rFonts w:ascii="Garamond" w:eastAsia="Garamond" w:hAnsi="Garamond" w:cs="Garamond"/>
          <w:color w:val="auto"/>
        </w:rPr>
        <w:t>were</w:t>
      </w:r>
      <w:r w:rsidRPr="003D1804">
        <w:rPr>
          <w:rFonts w:ascii="Garamond" w:eastAsia="Garamond" w:hAnsi="Garamond" w:cs="Garamond"/>
          <w:color w:val="auto"/>
        </w:rPr>
        <w:t xml:space="preserve"> lost in genomic regions adjacent to architecture, height, and lodging genes. In general, the introgression of major resistance or architecture alleles into populations is equivalent to an artificially induced selective sweep. </w:t>
      </w:r>
      <w:r w:rsidR="00A637C0" w:rsidRPr="003D1804">
        <w:rPr>
          <w:rFonts w:ascii="Garamond" w:eastAsia="Garamond" w:hAnsi="Garamond" w:cs="Garamond"/>
          <w:color w:val="auto"/>
        </w:rPr>
        <w:t>Such introgression from distantly related genotypes often coincides with</w:t>
      </w:r>
      <w:r w:rsidRPr="003D1804">
        <w:rPr>
          <w:rFonts w:ascii="Garamond" w:eastAsia="Garamond" w:hAnsi="Garamond" w:cs="Garamond"/>
          <w:color w:val="auto"/>
        </w:rPr>
        <w:t xml:space="preserve"> considerable linkage drag and the loss of locally adapted genetic variants</w:t>
      </w:r>
      <w:r w:rsidR="00A637C0" w:rsidRPr="003D1804">
        <w:rPr>
          <w:rFonts w:ascii="Garamond" w:eastAsia="Garamond" w:hAnsi="Garamond" w:cs="Garamond"/>
          <w:color w:val="auto"/>
        </w:rPr>
        <w:t xml:space="preserve"> (</w:t>
      </w:r>
      <w:proofErr w:type="spellStart"/>
      <w:r w:rsidR="00A637C0" w:rsidRPr="003D1804">
        <w:rPr>
          <w:rFonts w:ascii="Garamond" w:eastAsia="Garamond" w:hAnsi="Garamond" w:cs="Garamond"/>
          <w:color w:val="auto"/>
        </w:rPr>
        <w:t>Gepts</w:t>
      </w:r>
      <w:proofErr w:type="spellEnd"/>
      <w:r w:rsidR="00A637C0" w:rsidRPr="003D1804">
        <w:rPr>
          <w:rFonts w:ascii="Garamond" w:eastAsia="Garamond" w:hAnsi="Garamond" w:cs="Garamond"/>
          <w:color w:val="auto"/>
        </w:rPr>
        <w:t xml:space="preserve"> 2004; Cobb et al 2019)</w:t>
      </w:r>
      <w:r w:rsidRPr="003D1804">
        <w:rPr>
          <w:rFonts w:ascii="Garamond" w:eastAsia="Garamond" w:hAnsi="Garamond" w:cs="Garamond"/>
          <w:color w:val="auto"/>
        </w:rPr>
        <w:t>. This signal was observed in the CDBN</w:t>
      </w:r>
      <w:r w:rsidR="00CF4F35" w:rsidRPr="003D1804">
        <w:rPr>
          <w:rFonts w:ascii="Garamond" w:eastAsia="Garamond" w:hAnsi="Garamond" w:cs="Garamond"/>
          <w:color w:val="auto"/>
        </w:rPr>
        <w:t xml:space="preserve"> in multiple races</w:t>
      </w:r>
      <w:r w:rsidRPr="003D1804">
        <w:rPr>
          <w:rFonts w:ascii="Garamond" w:eastAsia="Garamond" w:hAnsi="Garamond" w:cs="Garamond"/>
          <w:color w:val="auto"/>
        </w:rPr>
        <w:t>, where following introgression, many years were required to regain local adaptation (HFA) after using a common parent to introduce novel, important traits.</w:t>
      </w:r>
      <w:r w:rsidR="00A637C0" w:rsidRPr="003D1804">
        <w:rPr>
          <w:rFonts w:ascii="Garamond" w:eastAsia="Garamond" w:hAnsi="Garamond" w:cs="Garamond"/>
          <w:color w:val="auto"/>
        </w:rPr>
        <w:t xml:space="preserve"> </w:t>
      </w:r>
    </w:p>
    <w:p w14:paraId="4DAD5C35" w14:textId="77777777" w:rsidR="00AF7B85" w:rsidRPr="003D1804" w:rsidRDefault="000E71B2" w:rsidP="00E1510D">
      <w:pPr>
        <w:pStyle w:val="Heading2"/>
        <w:numPr>
          <w:ilvl w:val="1"/>
          <w:numId w:val="1"/>
        </w:numPr>
        <w:tabs>
          <w:tab w:val="left" w:pos="0"/>
        </w:tabs>
        <w:rPr>
          <w:color w:val="auto"/>
        </w:rPr>
      </w:pPr>
      <w:r w:rsidRPr="003D1804">
        <w:rPr>
          <w:color w:val="auto"/>
        </w:rPr>
        <w:t>4.2 HFA across species: comparing apples and oranges</w:t>
      </w:r>
    </w:p>
    <w:p w14:paraId="0EB73287" w14:textId="4D5DE36A"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sidRPr="003D1804">
        <w:rPr>
          <w:rFonts w:ascii="Garamond" w:eastAsia="Garamond" w:hAnsi="Garamond" w:cs="Garamond"/>
          <w:color w:val="auto"/>
          <w:vertAlign w:val="superscript"/>
        </w:rPr>
        <w:t>−1</w:t>
      </w:r>
      <w:r w:rsidRPr="003D1804">
        <w:rPr>
          <w:rFonts w:ascii="Garamond" w:eastAsia="Garamond" w:hAnsi="Garamond" w:cs="Garamond"/>
          <w:color w:val="auto"/>
        </w:rPr>
        <w:t>year</w:t>
      </w:r>
      <w:r w:rsidRPr="003D1804">
        <w:rPr>
          <w:rFonts w:ascii="Garamond" w:eastAsia="Garamond" w:hAnsi="Garamond" w:cs="Garamond"/>
          <w:color w:val="auto"/>
          <w:vertAlign w:val="superscript"/>
        </w:rPr>
        <w:t>−1</w:t>
      </w:r>
      <w:r w:rsidRPr="003D1804">
        <w:rPr>
          <w:rFonts w:ascii="Garamond" w:eastAsia="Garamond" w:hAnsi="Garamond" w:cs="Garamond"/>
          <w:color w:val="auto"/>
        </w:rPr>
        <w:t>, equivalent to 4.5 years of observed yield gains; in addition, the HFA observed was smaller than expected (Ewing et al., 2019). In contrast, in this study, HFA was 450-470 kg ha</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yr</w:t>
      </w:r>
      <w:r w:rsidRPr="003D1804">
        <w:rPr>
          <w:rFonts w:ascii="Garamond" w:eastAsia="Garamond" w:hAnsi="Garamond" w:cs="Garamond"/>
          <w:color w:val="auto"/>
          <w:vertAlign w:val="superscript"/>
        </w:rPr>
        <w:t>−1</w:t>
      </w:r>
      <w:r w:rsidRPr="003D1804">
        <w:rPr>
          <w:rFonts w:ascii="Garamond" w:eastAsia="Garamond" w:hAnsi="Garamond" w:cs="Garamond"/>
          <w:color w:val="auto"/>
        </w:rPr>
        <w:t xml:space="preserve">,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w:t>
      </w:r>
      <w:r w:rsidRPr="003D1804">
        <w:rPr>
          <w:rFonts w:ascii="Garamond" w:eastAsia="Garamond" w:hAnsi="Garamond" w:cs="Garamond"/>
          <w:color w:val="auto"/>
        </w:rPr>
        <w:lastRenderedPageBreak/>
        <w:t xml:space="preserve">in many regional breeding programs with disparate goals, which commonly develop specific sub-races </w:t>
      </w:r>
      <w:del w:id="45" w:author="Ewing, Patrick - ARS" w:date="2021-12-02T16:17:00Z">
        <w:r w:rsidRPr="003D1804" w:rsidDel="00D07BD1">
          <w:rPr>
            <w:rFonts w:ascii="Garamond" w:eastAsia="Garamond" w:hAnsi="Garamond" w:cs="Garamond"/>
            <w:color w:val="auto"/>
          </w:rPr>
          <w:delText>(</w:delText>
        </w:r>
      </w:del>
      <w:ins w:id="46" w:author="Ewing, Patrick - ARS" w:date="2021-12-02T16:18:00Z">
        <w:r w:rsidR="00D07BD1" w:rsidRPr="003D1804">
          <w:rPr>
            <w:rFonts w:ascii="Garamond" w:eastAsia="Garamond" w:hAnsi="Garamond" w:cs="Garamond"/>
            <w:color w:val="auto"/>
          </w:rPr>
          <w:t>or</w:t>
        </w:r>
      </w:ins>
      <w:ins w:id="47" w:author="Ewing, Patrick - ARS" w:date="2021-12-02T16:17:00Z">
        <w:r w:rsidR="00D07BD1" w:rsidRPr="003D1804">
          <w:rPr>
            <w:rFonts w:ascii="Garamond" w:eastAsia="Garamond" w:hAnsi="Garamond" w:cs="Garamond"/>
            <w:color w:val="auto"/>
          </w:rPr>
          <w:t xml:space="preserve"> </w:t>
        </w:r>
      </w:ins>
      <w:r w:rsidRPr="003D1804">
        <w:rPr>
          <w:rFonts w:ascii="Garamond" w:eastAsia="Garamond" w:hAnsi="Garamond" w:cs="Garamond"/>
          <w:color w:val="auto"/>
        </w:rPr>
        <w:t>market classes</w:t>
      </w:r>
      <w:del w:id="48" w:author="Ewing, Patrick - ARS" w:date="2021-12-02T16:17:00Z">
        <w:r w:rsidRPr="003D1804" w:rsidDel="00D07BD1">
          <w:rPr>
            <w:rFonts w:ascii="Garamond" w:eastAsia="Garamond" w:hAnsi="Garamond" w:cs="Garamond"/>
            <w:color w:val="auto"/>
          </w:rPr>
          <w:delText>)</w:delText>
        </w:r>
      </w:del>
      <w:r w:rsidRPr="003D1804">
        <w:rPr>
          <w:rFonts w:ascii="Garamond" w:eastAsia="Garamond" w:hAnsi="Garamond" w:cs="Garamond"/>
          <w:color w:val="auto"/>
        </w:rPr>
        <w:t xml:space="preserve"> (Vandermark et al, 2014); this may have enhanced regional adaptation in common bean. </w:t>
      </w:r>
      <w:r w:rsidR="00C07285" w:rsidRPr="003D1804">
        <w:rPr>
          <w:rFonts w:ascii="Garamond" w:eastAsia="Garamond" w:hAnsi="Garamond" w:cs="Garamond"/>
          <w:color w:val="auto"/>
        </w:rPr>
        <w:t xml:space="preserve">Additionally, </w:t>
      </w:r>
      <w:r w:rsidR="00C07285" w:rsidRPr="003D1804">
        <w:rPr>
          <w:rFonts w:ascii="Garamond" w:hAnsi="Garamond" w:cs="Arial"/>
          <w:color w:val="auto"/>
        </w:rPr>
        <w:t xml:space="preserve">recent work suggests that continued introgression has helped maintain genetic diversity in common bean, especially between </w:t>
      </w:r>
      <w:proofErr w:type="spellStart"/>
      <w:r w:rsidR="00C07285" w:rsidRPr="003D1804">
        <w:rPr>
          <w:rFonts w:ascii="Garamond" w:hAnsi="Garamond" w:cs="Arial"/>
          <w:color w:val="auto"/>
        </w:rPr>
        <w:t>genepool</w:t>
      </w:r>
      <w:proofErr w:type="spellEnd"/>
      <w:r w:rsidR="00C07285" w:rsidRPr="003D1804">
        <w:rPr>
          <w:rFonts w:ascii="Garamond" w:hAnsi="Garamond" w:cs="Arial"/>
          <w:color w:val="auto"/>
        </w:rPr>
        <w:t xml:space="preserve"> introgression, which may be helpful in maintaining genetic variance and continued yield gains (</w:t>
      </w:r>
      <w:proofErr w:type="spellStart"/>
      <w:r w:rsidR="00C07285" w:rsidRPr="003D1804">
        <w:rPr>
          <w:rFonts w:ascii="Garamond" w:hAnsi="Garamond" w:cs="Arial"/>
          <w:color w:val="auto"/>
        </w:rPr>
        <w:t>Chacón</w:t>
      </w:r>
      <w:proofErr w:type="spellEnd"/>
      <w:r w:rsidR="00C07285" w:rsidRPr="003D1804">
        <w:rPr>
          <w:rFonts w:ascii="Garamond" w:hAnsi="Garamond" w:cs="Arial"/>
          <w:color w:val="auto"/>
        </w:rPr>
        <w:t xml:space="preserve">-Sánchez et al., 2021; </w:t>
      </w:r>
      <w:proofErr w:type="spellStart"/>
      <w:r w:rsidR="00C07285" w:rsidRPr="003D1804">
        <w:rPr>
          <w:rFonts w:ascii="Garamond" w:hAnsi="Garamond" w:cs="Arial"/>
          <w:color w:val="auto"/>
        </w:rPr>
        <w:t>Lobaton</w:t>
      </w:r>
      <w:proofErr w:type="spellEnd"/>
      <w:r w:rsidR="00C07285" w:rsidRPr="003D1804">
        <w:rPr>
          <w:rFonts w:ascii="Garamond" w:hAnsi="Garamond" w:cs="Arial"/>
          <w:color w:val="auto"/>
        </w:rPr>
        <w:t xml:space="preserve"> et al., 2018).</w:t>
      </w:r>
      <w:r w:rsidR="004F1C30" w:rsidRPr="003D1804">
        <w:rPr>
          <w:rFonts w:ascii="Garamond" w:hAnsi="Garamond" w:cs="Arial"/>
          <w:color w:val="auto"/>
        </w:rPr>
        <w:t xml:space="preserve"> </w:t>
      </w:r>
      <w:r w:rsidRPr="003D1804">
        <w:rPr>
          <w:rFonts w:ascii="Garamond" w:eastAsia="Garamond" w:hAnsi="Garamond" w:cs="Garamond"/>
          <w:color w:val="auto"/>
        </w:rPr>
        <w:t>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w:t>
      </w:r>
      <w:r w:rsidR="007D4AB9" w:rsidRPr="003D1804">
        <w:rPr>
          <w:rFonts w:ascii="Garamond" w:eastAsia="Garamond" w:hAnsi="Garamond" w:cs="Garamond"/>
          <w:color w:val="auto"/>
        </w:rPr>
        <w:t xml:space="preserve"> of identifying stable genotypes</w:t>
      </w:r>
      <w:r w:rsidR="001F6252" w:rsidRPr="003D1804">
        <w:rPr>
          <w:rFonts w:ascii="Garamond" w:eastAsia="Garamond" w:hAnsi="Garamond" w:cs="Garamond"/>
          <w:color w:val="auto"/>
        </w:rPr>
        <w:t xml:space="preserve"> and irrespective of the regional focus of many </w:t>
      </w:r>
      <w:r w:rsidR="00C07285" w:rsidRPr="003D1804">
        <w:rPr>
          <w:rFonts w:ascii="Garamond" w:eastAsia="Garamond" w:hAnsi="Garamond" w:cs="Garamond"/>
          <w:color w:val="auto"/>
        </w:rPr>
        <w:t xml:space="preserve">North American bean </w:t>
      </w:r>
      <w:r w:rsidR="001F6252" w:rsidRPr="003D1804">
        <w:rPr>
          <w:rFonts w:ascii="Garamond" w:eastAsia="Garamond" w:hAnsi="Garamond" w:cs="Garamond"/>
          <w:color w:val="auto"/>
        </w:rPr>
        <w:t>breeding programs</w:t>
      </w:r>
      <w:r w:rsidRPr="003D1804">
        <w:rPr>
          <w:rFonts w:ascii="Garamond" w:eastAsia="Garamond" w:hAnsi="Garamond" w:cs="Garamond"/>
          <w:color w:val="auto"/>
        </w:rPr>
        <w:t xml:space="preserve">. </w:t>
      </w:r>
      <w:r w:rsidR="00C07285" w:rsidRPr="003D1804">
        <w:rPr>
          <w:rFonts w:ascii="Garamond" w:eastAsia="Garamond" w:hAnsi="Garamond" w:cs="Garamond"/>
          <w:color w:val="auto"/>
        </w:rPr>
        <w:t xml:space="preserve">Finally, in both studies, population-level HFA masks substantial variation in HFA among entries (Figure S1). </w:t>
      </w:r>
      <w:r w:rsidRPr="003D1804">
        <w:rPr>
          <w:rFonts w:ascii="Garamond" w:eastAsia="Garamond" w:hAnsi="Garamond" w:cs="Garamond"/>
          <w:color w:val="auto"/>
        </w:rPr>
        <w:t>Irrespective of the underlying cause of the size difference in HFA between dry bean and maize, in both species and breeding systems (</w:t>
      </w:r>
      <w:proofErr w:type="gramStart"/>
      <w:r w:rsidRPr="003D1804">
        <w:rPr>
          <w:rFonts w:ascii="Garamond" w:eastAsia="Garamond" w:hAnsi="Garamond" w:cs="Garamond"/>
          <w:color w:val="auto"/>
        </w:rPr>
        <w:t>i.e.</w:t>
      </w:r>
      <w:proofErr w:type="gramEnd"/>
      <w:r w:rsidRPr="003D1804">
        <w:rPr>
          <w:rFonts w:ascii="Garamond" w:eastAsia="Garamond" w:hAnsi="Garamond" w:cs="Garamond"/>
          <w:color w:val="auto"/>
        </w:rPr>
        <w:t xml:space="preserve"> self-pollinated dicot, hybrid monocot), local adaptation is both valuable to future breeding efforts and decreasing due to improvement efforts.</w:t>
      </w:r>
    </w:p>
    <w:p w14:paraId="251A0D48" w14:textId="55BC7EE3" w:rsidR="00AF7B85" w:rsidRPr="003D1804" w:rsidRDefault="00136AF7" w:rsidP="00136AF7">
      <w:pPr>
        <w:pStyle w:val="Heading1"/>
        <w:ind w:left="0"/>
        <w:rPr>
          <w:color w:val="auto"/>
        </w:rPr>
      </w:pPr>
      <w:bookmarkStart w:id="49" w:name="_17dp8vu"/>
      <w:bookmarkEnd w:id="49"/>
      <w:r w:rsidRPr="003D1804">
        <w:rPr>
          <w:color w:val="auto"/>
        </w:rPr>
        <w:t xml:space="preserve">5. </w:t>
      </w:r>
      <w:r w:rsidR="000E71B2" w:rsidRPr="003D1804">
        <w:rPr>
          <w:color w:val="auto"/>
        </w:rPr>
        <w:t>CONCLUSION</w:t>
      </w:r>
    </w:p>
    <w:p w14:paraId="737C4B62" w14:textId="06C3EEB6"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The interplay between local adaptation and total genetic variation may impact plant adaptation to changing conditions. Local adaptation was worth decades of yield gains in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xml:space="preserve"> from both domestication events over the 35 years of common bean improvement represented by the CDBN but was decreasing or absent in two of three </w:t>
      </w:r>
      <w:proofErr w:type="spellStart"/>
      <w:r w:rsidRPr="003D1804">
        <w:rPr>
          <w:rFonts w:ascii="Garamond" w:eastAsia="Garamond" w:hAnsi="Garamond" w:cs="Garamond"/>
          <w:color w:val="auto"/>
        </w:rPr>
        <w:t>genepools</w:t>
      </w:r>
      <w:proofErr w:type="spellEnd"/>
      <w:r w:rsidRPr="003D1804">
        <w:rPr>
          <w:rFonts w:ascii="Garamond" w:eastAsia="Garamond" w:hAnsi="Garamond" w:cs="Garamond"/>
          <w:color w:val="auto"/>
        </w:rPr>
        <w:t xml:space="preserve">. Surprisingly, we found that yield heritability increased over time in races from both domestication events, </w:t>
      </w:r>
      <w:r w:rsidR="00C07285" w:rsidRPr="003D1804">
        <w:rPr>
          <w:rFonts w:ascii="Garamond" w:eastAsia="Garamond" w:hAnsi="Garamond" w:cs="Garamond"/>
          <w:color w:val="auto"/>
        </w:rPr>
        <w:t xml:space="preserve">despite genetic diversity increasing only in the Durango race. </w:t>
      </w:r>
      <w:r w:rsidRPr="003D1804">
        <w:rPr>
          <w:rFonts w:ascii="Garamond" w:eastAsia="Garamond" w:hAnsi="Garamond" w:cs="Garamond"/>
          <w:color w:val="auto"/>
        </w:rPr>
        <w:t xml:space="preserve">The presence of yield variation attributable to local adaptation underscores the possibility of selecting at </w:t>
      </w:r>
      <w:proofErr w:type="gramStart"/>
      <w:r w:rsidRPr="003D1804">
        <w:rPr>
          <w:rFonts w:ascii="Garamond" w:eastAsia="Garamond" w:hAnsi="Garamond" w:cs="Garamond"/>
          <w:color w:val="auto"/>
        </w:rPr>
        <w:t>particular CDBN</w:t>
      </w:r>
      <w:proofErr w:type="gramEnd"/>
      <w:r w:rsidRPr="003D1804">
        <w:rPr>
          <w:rFonts w:ascii="Garamond" w:eastAsia="Garamond" w:hAnsi="Garamond" w:cs="Garamond"/>
          <w:color w:val="auto"/>
        </w:rPr>
        <w:t xml:space="preserve"> locations for alleles that confer adaptation to those environments. Resilient food systems of the future will take advantage of all </w:t>
      </w:r>
      <w:r w:rsidRPr="003D1804">
        <w:rPr>
          <w:rFonts w:ascii="Garamond" w:eastAsia="Garamond" w:hAnsi="Garamond" w:cs="Garamond"/>
          <w:color w:val="auto"/>
        </w:rPr>
        <w:lastRenderedPageBreak/>
        <w:t>potential avenues of improvement, including local adaptation</w:t>
      </w:r>
      <w:r w:rsidR="00C07285" w:rsidRPr="003D1804">
        <w:rPr>
          <w:rFonts w:ascii="Garamond" w:eastAsia="Garamond" w:hAnsi="Garamond" w:cs="Garamond"/>
          <w:color w:val="auto"/>
        </w:rPr>
        <w:t xml:space="preserve"> and genetic diversification</w:t>
      </w:r>
      <w:r w:rsidRPr="003D1804">
        <w:rPr>
          <w:rFonts w:ascii="Garamond" w:eastAsia="Garamond" w:hAnsi="Garamond" w:cs="Garamond"/>
          <w:color w:val="auto"/>
        </w:rPr>
        <w:t>, to sustainably produce food adapted to novel and changing production environments.</w:t>
      </w:r>
    </w:p>
    <w:p w14:paraId="0264F2B4" w14:textId="33148DF1" w:rsidR="00AF7B85" w:rsidRPr="003D1804" w:rsidRDefault="00136AF7" w:rsidP="00136AF7">
      <w:pPr>
        <w:pStyle w:val="Heading1"/>
        <w:ind w:left="0"/>
        <w:rPr>
          <w:color w:val="auto"/>
        </w:rPr>
      </w:pPr>
      <w:bookmarkStart w:id="50" w:name="_3rdcrjn"/>
      <w:bookmarkEnd w:id="50"/>
      <w:r w:rsidRPr="003D1804">
        <w:rPr>
          <w:color w:val="auto"/>
        </w:rPr>
        <w:t xml:space="preserve">6. </w:t>
      </w:r>
      <w:r w:rsidR="000E71B2" w:rsidRPr="003D1804">
        <w:rPr>
          <w:color w:val="auto"/>
        </w:rPr>
        <w:t>ACKNOWLEDGEMENTS</w:t>
      </w:r>
    </w:p>
    <w:p w14:paraId="75BF9FDB" w14:textId="7777777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56F1E847" w:rsidR="00AF7B85" w:rsidRPr="003D1804" w:rsidRDefault="00136AF7" w:rsidP="00136AF7">
      <w:pPr>
        <w:pStyle w:val="Heading1"/>
        <w:ind w:left="0"/>
        <w:rPr>
          <w:color w:val="auto"/>
        </w:rPr>
      </w:pPr>
      <w:r w:rsidRPr="003D1804">
        <w:rPr>
          <w:color w:val="auto"/>
        </w:rPr>
        <w:t xml:space="preserve">7. </w:t>
      </w:r>
      <w:r w:rsidR="000E71B2" w:rsidRPr="003D1804">
        <w:rPr>
          <w:color w:val="auto"/>
        </w:rPr>
        <w:t>DATA AVAILABILITY</w:t>
      </w:r>
    </w:p>
    <w:p w14:paraId="5247A123" w14:textId="504940A7" w:rsidR="00AF7B85" w:rsidRPr="003D1804" w:rsidRDefault="000E71B2">
      <w:pPr>
        <w:pStyle w:val="Standard"/>
        <w:widowControl/>
        <w:spacing w:after="240" w:line="480" w:lineRule="auto"/>
        <w:ind w:firstLine="360"/>
        <w:rPr>
          <w:rFonts w:ascii="Garamond" w:hAnsi="Garamond"/>
          <w:color w:val="auto"/>
        </w:rPr>
      </w:pPr>
      <w:r w:rsidRPr="003D1804">
        <w:rPr>
          <w:rFonts w:ascii="Garamond" w:eastAsia="Garamond" w:hAnsi="Garamond" w:cs="Garamond"/>
          <w:color w:val="auto"/>
        </w:rPr>
        <w:t xml:space="preserve">Data and accompanying analyses are available at </w:t>
      </w:r>
      <w:r w:rsidR="00C07285" w:rsidRPr="003D1804">
        <w:rPr>
          <w:rFonts w:ascii="Garamond" w:eastAsia="Garamond" w:hAnsi="Garamond" w:cs="Garamond"/>
          <w:color w:val="auto"/>
          <w:u w:val="single"/>
        </w:rPr>
        <w:t>https://github.com/alice-MacQueen/cdbn-home-away</w:t>
      </w:r>
      <w:r w:rsidRPr="003D1804">
        <w:rPr>
          <w:rFonts w:ascii="Garamond" w:eastAsia="Garamond" w:hAnsi="Garamond" w:cs="Garamond"/>
          <w:color w:val="auto"/>
        </w:rPr>
        <w:t>.</w:t>
      </w:r>
    </w:p>
    <w:p w14:paraId="20FD8E70" w14:textId="304DED58" w:rsidR="00AF7B85" w:rsidRPr="003D1804" w:rsidRDefault="00136AF7" w:rsidP="00136AF7">
      <w:pPr>
        <w:pStyle w:val="Heading1"/>
        <w:ind w:left="0"/>
        <w:rPr>
          <w:color w:val="auto"/>
        </w:rPr>
      </w:pPr>
      <w:r w:rsidRPr="003D1804">
        <w:rPr>
          <w:color w:val="auto"/>
        </w:rPr>
        <w:t xml:space="preserve">8. </w:t>
      </w:r>
      <w:r w:rsidR="000E71B2" w:rsidRPr="003D1804">
        <w:rPr>
          <w:color w:val="auto"/>
        </w:rPr>
        <w:t>AUTHOR CONTRIBUTIONS</w:t>
      </w:r>
    </w:p>
    <w:p w14:paraId="3A4E268B" w14:textId="77777777" w:rsidR="00AF7B85" w:rsidRPr="003D1804" w:rsidRDefault="000E71B2">
      <w:pPr>
        <w:pStyle w:val="Standard"/>
        <w:widowControl/>
        <w:spacing w:after="240" w:line="480" w:lineRule="auto"/>
        <w:ind w:firstLine="360"/>
        <w:rPr>
          <w:rFonts w:ascii="Garamond" w:hAnsi="Garamond"/>
          <w:color w:val="auto"/>
        </w:rPr>
      </w:pPr>
      <w:bookmarkStart w:id="51" w:name="_26in1rg"/>
      <w:bookmarkEnd w:id="51"/>
      <w:r w:rsidRPr="003D1804">
        <w:rPr>
          <w:rFonts w:ascii="Garamond" w:eastAsia="Garamond" w:hAnsi="Garamond" w:cs="Garamond"/>
          <w:color w:val="auto"/>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0B13407D" w:rsidR="00AF7B85" w:rsidRPr="003D1804" w:rsidRDefault="00136AF7" w:rsidP="00136AF7">
      <w:pPr>
        <w:pStyle w:val="Heading1"/>
        <w:ind w:left="0"/>
        <w:rPr>
          <w:color w:val="auto"/>
        </w:rPr>
      </w:pPr>
      <w:r w:rsidRPr="003D1804">
        <w:rPr>
          <w:color w:val="auto"/>
        </w:rPr>
        <w:t xml:space="preserve">9. </w:t>
      </w:r>
      <w:r w:rsidR="000E71B2" w:rsidRPr="003D1804">
        <w:rPr>
          <w:color w:val="auto"/>
        </w:rPr>
        <w:t>REFERENCES</w:t>
      </w:r>
    </w:p>
    <w:p w14:paraId="4AB0541C" w14:textId="77777777" w:rsidR="00AF7B85" w:rsidRPr="003D1804" w:rsidRDefault="000E71B2" w:rsidP="00136AF7">
      <w:pPr>
        <w:pStyle w:val="Standard"/>
        <w:keepLines/>
        <w:widowControl/>
        <w:numPr>
          <w:ilvl w:val="0"/>
          <w:numId w:val="5"/>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Aphalo</w:t>
      </w:r>
      <w:proofErr w:type="spellEnd"/>
      <w:r w:rsidRPr="003D1804">
        <w:rPr>
          <w:rFonts w:ascii="Garamond" w:eastAsia="Garamond" w:hAnsi="Garamond" w:cs="Garamond"/>
          <w:color w:val="auto"/>
          <w:shd w:val="clear" w:color="auto" w:fill="FFFFFF"/>
        </w:rPr>
        <w:t xml:space="preserve">, P. J. (2018). </w:t>
      </w:r>
      <w:proofErr w:type="spellStart"/>
      <w:r w:rsidRPr="003D1804">
        <w:rPr>
          <w:rFonts w:ascii="Garamond" w:eastAsia="Garamond" w:hAnsi="Garamond" w:cs="Garamond"/>
          <w:color w:val="auto"/>
          <w:shd w:val="clear" w:color="auto" w:fill="FFFFFF"/>
        </w:rPr>
        <w:t>Ggpmisc</w:t>
      </w:r>
      <w:proofErr w:type="spellEnd"/>
      <w:r w:rsidRPr="003D1804">
        <w:rPr>
          <w:rFonts w:ascii="Garamond" w:eastAsia="Garamond" w:hAnsi="Garamond" w:cs="Garamond"/>
          <w:color w:val="auto"/>
          <w:shd w:val="clear" w:color="auto" w:fill="FFFFFF"/>
        </w:rPr>
        <w:t>: Miscellaneous Extensions to ‘</w:t>
      </w:r>
      <w:r w:rsidRPr="003D1804">
        <w:rPr>
          <w:rFonts w:ascii="Garamond" w:eastAsia="Garamond" w:hAnsi="Garamond" w:cs="Garamond"/>
          <w:i/>
          <w:color w:val="auto"/>
          <w:shd w:val="clear" w:color="auto" w:fill="FFFFFF"/>
        </w:rPr>
        <w:t>ggplot2’</w:t>
      </w:r>
      <w:r w:rsidRPr="003D1804">
        <w:rPr>
          <w:rFonts w:ascii="Garamond" w:eastAsia="Garamond" w:hAnsi="Garamond" w:cs="Garamond"/>
          <w:color w:val="auto"/>
          <w:shd w:val="clear" w:color="auto" w:fill="FFFFFF"/>
        </w:rPr>
        <w:t>. R package version 0.3, 3.</w:t>
      </w:r>
    </w:p>
    <w:p w14:paraId="69979D92"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Bates, D., </w:t>
      </w:r>
      <w:proofErr w:type="spellStart"/>
      <w:r w:rsidRPr="003D1804">
        <w:rPr>
          <w:rFonts w:ascii="Garamond" w:eastAsia="Garamond" w:hAnsi="Garamond" w:cs="Garamond"/>
          <w:color w:val="auto"/>
          <w:shd w:val="clear" w:color="auto" w:fill="FFFFFF"/>
        </w:rPr>
        <w:t>Maechler</w:t>
      </w:r>
      <w:proofErr w:type="spellEnd"/>
      <w:r w:rsidRPr="003D1804">
        <w:rPr>
          <w:rFonts w:ascii="Garamond" w:eastAsia="Garamond" w:hAnsi="Garamond" w:cs="Garamond"/>
          <w:color w:val="auto"/>
          <w:shd w:val="clear" w:color="auto" w:fill="FFFFFF"/>
        </w:rPr>
        <w:t xml:space="preserve">, M., </w:t>
      </w:r>
      <w:proofErr w:type="spellStart"/>
      <w:r w:rsidRPr="003D1804">
        <w:rPr>
          <w:rFonts w:ascii="Garamond" w:eastAsia="Garamond" w:hAnsi="Garamond" w:cs="Garamond"/>
          <w:color w:val="auto"/>
          <w:shd w:val="clear" w:color="auto" w:fill="FFFFFF"/>
        </w:rPr>
        <w:t>Bolker</w:t>
      </w:r>
      <w:proofErr w:type="spellEnd"/>
      <w:r w:rsidRPr="003D1804">
        <w:rPr>
          <w:rFonts w:ascii="Garamond" w:eastAsia="Garamond" w:hAnsi="Garamond" w:cs="Garamond"/>
          <w:color w:val="auto"/>
          <w:shd w:val="clear" w:color="auto" w:fill="FFFFFF"/>
        </w:rPr>
        <w:t xml:space="preserve">, B., &amp; Walker, S. (2014). </w:t>
      </w:r>
      <w:r w:rsidRPr="003D1804">
        <w:rPr>
          <w:rFonts w:ascii="Garamond" w:eastAsia="Garamond" w:hAnsi="Garamond" w:cs="Garamond"/>
          <w:i/>
          <w:color w:val="auto"/>
          <w:shd w:val="clear" w:color="auto" w:fill="FFFFFF"/>
        </w:rPr>
        <w:t>lme4</w:t>
      </w:r>
      <w:r w:rsidRPr="003D1804">
        <w:rPr>
          <w:rFonts w:ascii="Garamond" w:eastAsia="Garamond" w:hAnsi="Garamond" w:cs="Garamond"/>
          <w:color w:val="auto"/>
          <w:shd w:val="clear" w:color="auto" w:fill="FFFFFF"/>
        </w:rPr>
        <w:t>: Linear Mixed-Effects Models Using Eigen and S4.</w:t>
      </w:r>
    </w:p>
    <w:p w14:paraId="7884DD5A"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Beebe, S. (2012). Common bean breeding in the tropics. </w:t>
      </w:r>
      <w:r w:rsidRPr="003D1804">
        <w:rPr>
          <w:rFonts w:ascii="Garamond" w:eastAsia="Garamond" w:hAnsi="Garamond" w:cs="Garamond"/>
          <w:i/>
          <w:color w:val="auto"/>
          <w:shd w:val="clear" w:color="auto" w:fill="FFFFFF"/>
        </w:rPr>
        <w:t>Plant breeding reviews</w:t>
      </w:r>
      <w:r w:rsidRPr="003D1804">
        <w:rPr>
          <w:rFonts w:ascii="Garamond" w:eastAsia="Garamond" w:hAnsi="Garamond" w:cs="Garamond"/>
          <w:color w:val="auto"/>
          <w:shd w:val="clear" w:color="auto" w:fill="FFFFFF"/>
        </w:rPr>
        <w:t xml:space="preserve"> (pp. 357–426). Hoboken, NJ, USA: John Wiley &amp; Sons Inc.</w:t>
      </w:r>
    </w:p>
    <w:p w14:paraId="1C2CB471"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Bernardo R (2020) Breeding for quantitative traits in plants, 3rd </w:t>
      </w:r>
      <w:proofErr w:type="spellStart"/>
      <w:r w:rsidRPr="003D1804">
        <w:rPr>
          <w:rFonts w:ascii="Garamond" w:eastAsia="Garamond" w:hAnsi="Garamond" w:cs="Garamond"/>
          <w:color w:val="auto"/>
          <w:shd w:val="clear" w:color="auto" w:fill="FFFFFF"/>
        </w:rPr>
        <w:t>edn</w:t>
      </w:r>
      <w:proofErr w:type="spellEnd"/>
      <w:r w:rsidRPr="003D1804">
        <w:rPr>
          <w:rFonts w:ascii="Garamond" w:eastAsia="Garamond" w:hAnsi="Garamond" w:cs="Garamond"/>
          <w:color w:val="auto"/>
          <w:shd w:val="clear" w:color="auto" w:fill="FFFFFF"/>
        </w:rPr>
        <w:t>. Stemma Press, Woodbury, Minnesota</w:t>
      </w:r>
    </w:p>
    <w:p w14:paraId="7A131882" w14:textId="35D43BE2"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lastRenderedPageBreak/>
        <w:t xml:space="preserve">Bellucci, Elisa, Elena </w:t>
      </w:r>
      <w:proofErr w:type="spellStart"/>
      <w:r w:rsidRPr="003D1804">
        <w:rPr>
          <w:rFonts w:ascii="Garamond" w:eastAsia="Garamond" w:hAnsi="Garamond" w:cs="Garamond"/>
          <w:color w:val="auto"/>
          <w:shd w:val="clear" w:color="auto" w:fill="FFFFFF"/>
        </w:rPr>
        <w:t>Bitocchi</w:t>
      </w:r>
      <w:proofErr w:type="spellEnd"/>
      <w:r w:rsidRPr="003D1804">
        <w:rPr>
          <w:rFonts w:ascii="Garamond" w:eastAsia="Garamond" w:hAnsi="Garamond" w:cs="Garamond"/>
          <w:color w:val="auto"/>
          <w:shd w:val="clear" w:color="auto" w:fill="FFFFFF"/>
        </w:rPr>
        <w:t xml:space="preserve">, Alberto </w:t>
      </w:r>
      <w:proofErr w:type="spellStart"/>
      <w:r w:rsidRPr="003D1804">
        <w:rPr>
          <w:rFonts w:ascii="Garamond" w:eastAsia="Garamond" w:hAnsi="Garamond" w:cs="Garamond"/>
          <w:color w:val="auto"/>
          <w:shd w:val="clear" w:color="auto" w:fill="FFFFFF"/>
        </w:rPr>
        <w:t>Ferrarini</w:t>
      </w:r>
      <w:proofErr w:type="spellEnd"/>
      <w:r w:rsidRPr="003D1804">
        <w:rPr>
          <w:rFonts w:ascii="Garamond" w:eastAsia="Garamond" w:hAnsi="Garamond" w:cs="Garamond"/>
          <w:color w:val="auto"/>
          <w:shd w:val="clear" w:color="auto" w:fill="FFFFFF"/>
        </w:rPr>
        <w:t xml:space="preserve">, Andrea </w:t>
      </w:r>
      <w:proofErr w:type="spellStart"/>
      <w:r w:rsidRPr="003D1804">
        <w:rPr>
          <w:rFonts w:ascii="Garamond" w:eastAsia="Garamond" w:hAnsi="Garamond" w:cs="Garamond"/>
          <w:color w:val="auto"/>
          <w:shd w:val="clear" w:color="auto" w:fill="FFFFFF"/>
        </w:rPr>
        <w:t>Benazzo</w:t>
      </w:r>
      <w:proofErr w:type="spellEnd"/>
      <w:r w:rsidRPr="003D1804">
        <w:rPr>
          <w:rFonts w:ascii="Garamond" w:eastAsia="Garamond" w:hAnsi="Garamond" w:cs="Garamond"/>
          <w:color w:val="auto"/>
          <w:shd w:val="clear" w:color="auto" w:fill="FFFFFF"/>
        </w:rPr>
        <w:t xml:space="preserve">, Eleonora </w:t>
      </w:r>
      <w:proofErr w:type="spellStart"/>
      <w:r w:rsidRPr="003D1804">
        <w:rPr>
          <w:rFonts w:ascii="Garamond" w:eastAsia="Garamond" w:hAnsi="Garamond" w:cs="Garamond"/>
          <w:color w:val="auto"/>
          <w:shd w:val="clear" w:color="auto" w:fill="FFFFFF"/>
        </w:rPr>
        <w:t>Biagetti</w:t>
      </w:r>
      <w:proofErr w:type="spellEnd"/>
      <w:r w:rsidRPr="003D1804">
        <w:rPr>
          <w:rFonts w:ascii="Garamond" w:eastAsia="Garamond" w:hAnsi="Garamond" w:cs="Garamond"/>
          <w:color w:val="auto"/>
          <w:shd w:val="clear" w:color="auto" w:fill="FFFFFF"/>
        </w:rPr>
        <w:t xml:space="preserve">, Sebastian </w:t>
      </w:r>
      <w:proofErr w:type="spellStart"/>
      <w:r w:rsidRPr="003D1804">
        <w:rPr>
          <w:rFonts w:ascii="Garamond" w:eastAsia="Garamond" w:hAnsi="Garamond" w:cs="Garamond"/>
          <w:color w:val="auto"/>
          <w:shd w:val="clear" w:color="auto" w:fill="FFFFFF"/>
        </w:rPr>
        <w:t>Klie</w:t>
      </w:r>
      <w:proofErr w:type="spellEnd"/>
      <w:r w:rsidRPr="003D1804">
        <w:rPr>
          <w:rFonts w:ascii="Garamond" w:eastAsia="Garamond" w:hAnsi="Garamond" w:cs="Garamond"/>
          <w:color w:val="auto"/>
          <w:shd w:val="clear" w:color="auto" w:fill="FFFFFF"/>
        </w:rPr>
        <w:t xml:space="preserve">, Andrea </w:t>
      </w:r>
      <w:proofErr w:type="spellStart"/>
      <w:r w:rsidRPr="003D1804">
        <w:rPr>
          <w:rFonts w:ascii="Garamond" w:eastAsia="Garamond" w:hAnsi="Garamond" w:cs="Garamond"/>
          <w:color w:val="auto"/>
          <w:shd w:val="clear" w:color="auto" w:fill="FFFFFF"/>
        </w:rPr>
        <w:t>Minio</w:t>
      </w:r>
      <w:proofErr w:type="spellEnd"/>
      <w:r w:rsidRPr="003D1804">
        <w:rPr>
          <w:rFonts w:ascii="Garamond" w:eastAsia="Garamond" w:hAnsi="Garamond" w:cs="Garamond"/>
          <w:color w:val="auto"/>
          <w:shd w:val="clear" w:color="auto" w:fill="FFFFFF"/>
        </w:rPr>
        <w:t xml:space="preserve">, et al.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2014</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Decreased Nucleotide and Expression Diversity and Modified </w:t>
      </w:r>
      <w:proofErr w:type="spellStart"/>
      <w:r w:rsidRPr="003D1804">
        <w:rPr>
          <w:rFonts w:ascii="Garamond" w:eastAsia="Garamond" w:hAnsi="Garamond" w:cs="Garamond"/>
          <w:color w:val="auto"/>
          <w:shd w:val="clear" w:color="auto" w:fill="FFFFFF"/>
        </w:rPr>
        <w:t>Coexpression</w:t>
      </w:r>
      <w:proofErr w:type="spellEnd"/>
      <w:r w:rsidRPr="003D1804">
        <w:rPr>
          <w:rFonts w:ascii="Garamond" w:eastAsia="Garamond" w:hAnsi="Garamond" w:cs="Garamond"/>
          <w:color w:val="auto"/>
          <w:shd w:val="clear" w:color="auto" w:fill="FFFFFF"/>
        </w:rPr>
        <w:t xml:space="preserve"> Patterns Characterize Domestication in the Common Bean. </w:t>
      </w:r>
      <w:r w:rsidRPr="003D1804">
        <w:rPr>
          <w:rFonts w:ascii="Garamond" w:eastAsia="Garamond" w:hAnsi="Garamond" w:cs="Garamond"/>
          <w:i/>
          <w:color w:val="auto"/>
          <w:shd w:val="clear" w:color="auto" w:fill="FFFFFF"/>
        </w:rPr>
        <w:t>The Plant Cell</w:t>
      </w:r>
      <w:r w:rsidRPr="003D1804">
        <w:rPr>
          <w:rFonts w:ascii="Garamond" w:eastAsia="Garamond" w:hAnsi="Garamond" w:cs="Garamond"/>
          <w:color w:val="auto"/>
          <w:shd w:val="clear" w:color="auto" w:fill="FFFFFF"/>
        </w:rPr>
        <w:t xml:space="preserve"> 26 (5): 1901–12. https://doi.org/10.1105/tpc.114.124040.</w:t>
      </w:r>
    </w:p>
    <w:p w14:paraId="6B94ED96" w14:textId="77777777" w:rsidR="003D1804" w:rsidRPr="003D1804" w:rsidRDefault="003D1804"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shd w:val="clear" w:color="auto" w:fill="FFFFFF"/>
        </w:rPr>
        <w:t>Bitocchi</w:t>
      </w:r>
      <w:proofErr w:type="spellEnd"/>
      <w:r w:rsidRPr="003D1804">
        <w:rPr>
          <w:rFonts w:ascii="Garamond" w:hAnsi="Garamond" w:cs="Arial"/>
          <w:color w:val="auto"/>
          <w:shd w:val="clear" w:color="auto" w:fill="FFFFFF"/>
        </w:rPr>
        <w:t xml:space="preserve">, E., Bellucci, E., Giardini, A., Rau, D., Rodriguez, M., </w:t>
      </w:r>
      <w:proofErr w:type="spellStart"/>
      <w:r w:rsidRPr="003D1804">
        <w:rPr>
          <w:rFonts w:ascii="Garamond" w:hAnsi="Garamond" w:cs="Arial"/>
          <w:color w:val="auto"/>
          <w:shd w:val="clear" w:color="auto" w:fill="FFFFFF"/>
        </w:rPr>
        <w:t>Biagetti</w:t>
      </w:r>
      <w:proofErr w:type="spellEnd"/>
      <w:r w:rsidRPr="003D1804">
        <w:rPr>
          <w:rFonts w:ascii="Garamond" w:hAnsi="Garamond" w:cs="Arial"/>
          <w:color w:val="auto"/>
          <w:shd w:val="clear" w:color="auto" w:fill="FFFFFF"/>
        </w:rPr>
        <w:t xml:space="preserve">, E., ... &amp; Papa, R. (2013). Molecular analysis of the parallel domestication of the common bean (P </w:t>
      </w:r>
      <w:proofErr w:type="spellStart"/>
      <w:r w:rsidRPr="003D1804">
        <w:rPr>
          <w:rFonts w:ascii="Garamond" w:hAnsi="Garamond" w:cs="Arial"/>
          <w:color w:val="auto"/>
          <w:shd w:val="clear" w:color="auto" w:fill="FFFFFF"/>
        </w:rPr>
        <w:t>haseolus</w:t>
      </w:r>
      <w:proofErr w:type="spellEnd"/>
      <w:r w:rsidRPr="003D1804">
        <w:rPr>
          <w:rFonts w:ascii="Garamond" w:hAnsi="Garamond" w:cs="Arial"/>
          <w:color w:val="auto"/>
          <w:shd w:val="clear" w:color="auto" w:fill="FFFFFF"/>
        </w:rPr>
        <w:t xml:space="preserve"> vulgaris) in Mesoamerica and the Andes. </w:t>
      </w:r>
      <w:r w:rsidRPr="003D1804">
        <w:rPr>
          <w:rFonts w:ascii="Garamond" w:hAnsi="Garamond" w:cs="Arial"/>
          <w:i/>
          <w:iCs/>
          <w:color w:val="auto"/>
          <w:shd w:val="clear" w:color="auto" w:fill="FFFFFF"/>
        </w:rPr>
        <w:t>New Phytologist</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197</w:t>
      </w:r>
      <w:r w:rsidRPr="003D1804">
        <w:rPr>
          <w:rFonts w:ascii="Garamond" w:hAnsi="Garamond" w:cs="Arial"/>
          <w:color w:val="auto"/>
          <w:shd w:val="clear" w:color="auto" w:fill="FFFFFF"/>
        </w:rPr>
        <w:t>(1), 300-313.</w:t>
      </w:r>
    </w:p>
    <w:p w14:paraId="08D204BD" w14:textId="205803C2" w:rsidR="003D1804" w:rsidRPr="003D1804" w:rsidRDefault="003D1804"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shd w:val="clear" w:color="auto" w:fill="FFFFFF"/>
        </w:rPr>
        <w:t>Bitocchi</w:t>
      </w:r>
      <w:proofErr w:type="spellEnd"/>
      <w:r w:rsidRPr="003D1804">
        <w:rPr>
          <w:rFonts w:ascii="Garamond" w:hAnsi="Garamond" w:cs="Arial"/>
          <w:color w:val="auto"/>
          <w:shd w:val="clear" w:color="auto" w:fill="FFFFFF"/>
        </w:rPr>
        <w:t xml:space="preserve">, E., </w:t>
      </w:r>
      <w:proofErr w:type="spellStart"/>
      <w:r w:rsidRPr="003D1804">
        <w:rPr>
          <w:rFonts w:ascii="Garamond" w:hAnsi="Garamond" w:cs="Arial"/>
          <w:color w:val="auto"/>
          <w:shd w:val="clear" w:color="auto" w:fill="FFFFFF"/>
        </w:rPr>
        <w:t>Nanni</w:t>
      </w:r>
      <w:proofErr w:type="spellEnd"/>
      <w:r w:rsidRPr="003D1804">
        <w:rPr>
          <w:rFonts w:ascii="Garamond" w:hAnsi="Garamond" w:cs="Arial"/>
          <w:color w:val="auto"/>
          <w:shd w:val="clear" w:color="auto" w:fill="FFFFFF"/>
        </w:rPr>
        <w:t xml:space="preserve">, L., Bellucci, E., Rossi, M., Giardini, A., </w:t>
      </w:r>
      <w:proofErr w:type="spellStart"/>
      <w:r w:rsidRPr="003D1804">
        <w:rPr>
          <w:rFonts w:ascii="Garamond" w:hAnsi="Garamond" w:cs="Arial"/>
          <w:color w:val="auto"/>
          <w:shd w:val="clear" w:color="auto" w:fill="FFFFFF"/>
        </w:rPr>
        <w:t>Zeuli</w:t>
      </w:r>
      <w:proofErr w:type="spellEnd"/>
      <w:r w:rsidRPr="003D1804">
        <w:rPr>
          <w:rFonts w:ascii="Garamond" w:hAnsi="Garamond" w:cs="Arial"/>
          <w:color w:val="auto"/>
          <w:shd w:val="clear" w:color="auto" w:fill="FFFFFF"/>
        </w:rPr>
        <w:t>, P. S., ... &amp; Papa, R. (2012). Mesoamerican origin of the common bean (Phaseolus vulgaris L.) is revealed by sequence data. </w:t>
      </w:r>
      <w:r w:rsidRPr="003D1804">
        <w:rPr>
          <w:rFonts w:ascii="Garamond" w:hAnsi="Garamond" w:cs="Arial"/>
          <w:i/>
          <w:iCs/>
          <w:color w:val="auto"/>
          <w:shd w:val="clear" w:color="auto" w:fill="FFFFFF"/>
        </w:rPr>
        <w:t>Proceedings of the National Academy of Sciences</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109</w:t>
      </w:r>
      <w:r w:rsidRPr="003D1804">
        <w:rPr>
          <w:rFonts w:ascii="Garamond" w:hAnsi="Garamond" w:cs="Arial"/>
          <w:color w:val="auto"/>
          <w:shd w:val="clear" w:color="auto" w:fill="FFFFFF"/>
        </w:rPr>
        <w:t>(14), E788-E796.</w:t>
      </w:r>
    </w:p>
    <w:p w14:paraId="627BC4A4" w14:textId="5911540B"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Bivand</w:t>
      </w:r>
      <w:proofErr w:type="spellEnd"/>
      <w:r w:rsidRPr="003D1804">
        <w:rPr>
          <w:rFonts w:ascii="Garamond" w:eastAsia="Garamond" w:hAnsi="Garamond" w:cs="Garamond"/>
          <w:color w:val="auto"/>
          <w:shd w:val="clear" w:color="auto" w:fill="FFFFFF"/>
        </w:rPr>
        <w:t xml:space="preserve">, R. S., </w:t>
      </w:r>
      <w:proofErr w:type="spellStart"/>
      <w:r w:rsidRPr="003D1804">
        <w:rPr>
          <w:rFonts w:ascii="Garamond" w:eastAsia="Garamond" w:hAnsi="Garamond" w:cs="Garamond"/>
          <w:color w:val="auto"/>
          <w:shd w:val="clear" w:color="auto" w:fill="FFFFFF"/>
        </w:rPr>
        <w:t>Pebesma</w:t>
      </w:r>
      <w:proofErr w:type="spellEnd"/>
      <w:r w:rsidRPr="003D1804">
        <w:rPr>
          <w:rFonts w:ascii="Garamond" w:eastAsia="Garamond" w:hAnsi="Garamond" w:cs="Garamond"/>
          <w:color w:val="auto"/>
          <w:shd w:val="clear" w:color="auto" w:fill="FFFFFF"/>
        </w:rPr>
        <w:t xml:space="preserve">, E. J., Gomez-Rubio, V., &amp; </w:t>
      </w:r>
      <w:proofErr w:type="spellStart"/>
      <w:r w:rsidRPr="003D1804">
        <w:rPr>
          <w:rFonts w:ascii="Garamond" w:eastAsia="Garamond" w:hAnsi="Garamond" w:cs="Garamond"/>
          <w:color w:val="auto"/>
          <w:shd w:val="clear" w:color="auto" w:fill="FFFFFF"/>
        </w:rPr>
        <w:t>Pebesma</w:t>
      </w:r>
      <w:proofErr w:type="spellEnd"/>
      <w:r w:rsidRPr="003D1804">
        <w:rPr>
          <w:rFonts w:ascii="Garamond" w:eastAsia="Garamond" w:hAnsi="Garamond" w:cs="Garamond"/>
          <w:color w:val="auto"/>
          <w:shd w:val="clear" w:color="auto" w:fill="FFFFFF"/>
        </w:rPr>
        <w:t xml:space="preserve">, E. J.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2013</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Applied spatial data analysis with R (Vol. 2). New York: Spring</w:t>
      </w:r>
    </w:p>
    <w:p w14:paraId="6D8C8333" w14:textId="3312D5A9" w:rsidR="005739BD" w:rsidRPr="003D1804" w:rsidRDefault="000E71B2" w:rsidP="005739BD">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rPr>
        <w:t xml:space="preserve">Botero, C. A., </w:t>
      </w:r>
      <w:proofErr w:type="spellStart"/>
      <w:r w:rsidRPr="003D1804">
        <w:rPr>
          <w:rFonts w:ascii="Garamond" w:eastAsia="Garamond" w:hAnsi="Garamond" w:cs="Garamond"/>
          <w:color w:val="auto"/>
        </w:rPr>
        <w:t>Weissing</w:t>
      </w:r>
      <w:proofErr w:type="spellEnd"/>
      <w:r w:rsidRPr="003D1804">
        <w:rPr>
          <w:rFonts w:ascii="Garamond" w:eastAsia="Garamond" w:hAnsi="Garamond" w:cs="Garamond"/>
          <w:color w:val="auto"/>
        </w:rPr>
        <w:t xml:space="preserve">, F. J., Wright, J., &amp; Rubenstein, D. R. </w:t>
      </w:r>
      <w:r w:rsidR="009950F1" w:rsidRPr="003D1804">
        <w:rPr>
          <w:rFonts w:ascii="Garamond" w:eastAsia="Garamond" w:hAnsi="Garamond" w:cs="Garamond"/>
          <w:color w:val="auto"/>
        </w:rPr>
        <w:t>(</w:t>
      </w:r>
      <w:r w:rsidRPr="003D1804">
        <w:rPr>
          <w:rFonts w:ascii="Garamond" w:eastAsia="Garamond" w:hAnsi="Garamond" w:cs="Garamond"/>
          <w:color w:val="auto"/>
        </w:rPr>
        <w:t>2015</w:t>
      </w:r>
      <w:r w:rsidR="009950F1" w:rsidRPr="003D1804">
        <w:rPr>
          <w:rFonts w:ascii="Garamond" w:eastAsia="Garamond" w:hAnsi="Garamond" w:cs="Garamond"/>
          <w:color w:val="auto"/>
        </w:rPr>
        <w:t>)</w:t>
      </w:r>
      <w:r w:rsidRPr="003D1804">
        <w:rPr>
          <w:rFonts w:ascii="Garamond" w:eastAsia="Garamond" w:hAnsi="Garamond" w:cs="Garamond"/>
          <w:color w:val="auto"/>
        </w:rPr>
        <w:t xml:space="preserve">. Evolutionary tipping points in the capacity to adapt to environmental change. </w:t>
      </w:r>
      <w:r w:rsidRPr="003D1804">
        <w:rPr>
          <w:rFonts w:ascii="Garamond" w:eastAsia="Garamond" w:hAnsi="Garamond" w:cs="Garamond"/>
          <w:i/>
          <w:color w:val="auto"/>
        </w:rPr>
        <w:t>Proceedings of the National Academy of Sciences</w:t>
      </w:r>
      <w:r w:rsidRPr="003D1804">
        <w:rPr>
          <w:rFonts w:ascii="Garamond" w:eastAsia="Garamond" w:hAnsi="Garamond" w:cs="Garamond"/>
          <w:color w:val="auto"/>
        </w:rPr>
        <w:t>, 112(1), 184-189.</w:t>
      </w:r>
    </w:p>
    <w:p w14:paraId="749B9353" w14:textId="0C7F35D3" w:rsidR="009950F1" w:rsidRPr="003D1804" w:rsidRDefault="009950F1" w:rsidP="005739BD">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rPr>
        <w:t>Chacón</w:t>
      </w:r>
      <w:proofErr w:type="spellEnd"/>
      <w:r w:rsidRPr="003D1804">
        <w:rPr>
          <w:rFonts w:ascii="Garamond" w:hAnsi="Garamond" w:cs="Arial"/>
          <w:color w:val="auto"/>
        </w:rPr>
        <w:t xml:space="preserve">-Sánchez, M. I., Martínez-Castillo, J., </w:t>
      </w:r>
      <w:proofErr w:type="spellStart"/>
      <w:r w:rsidRPr="003D1804">
        <w:rPr>
          <w:rFonts w:ascii="Garamond" w:hAnsi="Garamond" w:cs="Arial"/>
          <w:color w:val="auto"/>
        </w:rPr>
        <w:t>Duitama</w:t>
      </w:r>
      <w:proofErr w:type="spellEnd"/>
      <w:r w:rsidRPr="003D1804">
        <w:rPr>
          <w:rFonts w:ascii="Garamond" w:hAnsi="Garamond" w:cs="Arial"/>
          <w:color w:val="auto"/>
        </w:rPr>
        <w:t xml:space="preserve">, J., &amp; </w:t>
      </w:r>
      <w:proofErr w:type="spellStart"/>
      <w:r w:rsidRPr="003D1804">
        <w:rPr>
          <w:rFonts w:ascii="Garamond" w:hAnsi="Garamond" w:cs="Arial"/>
          <w:color w:val="auto"/>
        </w:rPr>
        <w:t>Debouck</w:t>
      </w:r>
      <w:proofErr w:type="spellEnd"/>
      <w:r w:rsidRPr="003D1804">
        <w:rPr>
          <w:rFonts w:ascii="Garamond" w:hAnsi="Garamond" w:cs="Arial"/>
          <w:color w:val="auto"/>
        </w:rPr>
        <w:t>, D. G. (2021). Gene flow in Phaseolus beans and its role as a plausible driver of ecological fitness and expansion of cultigens. Frontiers in Ecology and Evolution, 9, 312.</w:t>
      </w:r>
    </w:p>
    <w:p w14:paraId="00818D81" w14:textId="20220350" w:rsidR="00F96259" w:rsidRPr="003D1804" w:rsidRDefault="00F96259" w:rsidP="005739BD">
      <w:pPr>
        <w:pStyle w:val="Standard"/>
        <w:keepLines/>
        <w:widowControl/>
        <w:numPr>
          <w:ilvl w:val="0"/>
          <w:numId w:val="2"/>
        </w:numPr>
        <w:spacing w:after="240" w:line="240" w:lineRule="auto"/>
        <w:ind w:left="360"/>
        <w:rPr>
          <w:rFonts w:ascii="Garamond" w:hAnsi="Garamond"/>
          <w:color w:val="auto"/>
        </w:rPr>
      </w:pPr>
      <w:r w:rsidRPr="003D1804">
        <w:rPr>
          <w:rFonts w:ascii="Garamond" w:hAnsi="Garamond" w:cs="Arial"/>
          <w:color w:val="auto"/>
        </w:rPr>
        <w:t xml:space="preserve">Cobb, J. N., </w:t>
      </w:r>
      <w:proofErr w:type="spellStart"/>
      <w:r w:rsidRPr="003D1804">
        <w:rPr>
          <w:rFonts w:ascii="Garamond" w:hAnsi="Garamond" w:cs="Arial"/>
          <w:color w:val="auto"/>
        </w:rPr>
        <w:t>Juma</w:t>
      </w:r>
      <w:proofErr w:type="spellEnd"/>
      <w:r w:rsidRPr="003D1804">
        <w:rPr>
          <w:rFonts w:ascii="Garamond" w:hAnsi="Garamond" w:cs="Arial"/>
          <w:color w:val="auto"/>
        </w:rPr>
        <w:t xml:space="preserve">, R. U., Biswas, P. S., Arbelaez, J. D., </w:t>
      </w:r>
      <w:proofErr w:type="spellStart"/>
      <w:r w:rsidRPr="003D1804">
        <w:rPr>
          <w:rFonts w:ascii="Garamond" w:hAnsi="Garamond" w:cs="Arial"/>
          <w:color w:val="auto"/>
        </w:rPr>
        <w:t>Rutkoski</w:t>
      </w:r>
      <w:proofErr w:type="spellEnd"/>
      <w:r w:rsidRPr="003D1804">
        <w:rPr>
          <w:rFonts w:ascii="Garamond" w:hAnsi="Garamond" w:cs="Arial"/>
          <w:color w:val="auto"/>
        </w:rPr>
        <w:t xml:space="preserve">, J., </w:t>
      </w:r>
      <w:proofErr w:type="spellStart"/>
      <w:r w:rsidRPr="003D1804">
        <w:rPr>
          <w:rFonts w:ascii="Garamond" w:hAnsi="Garamond" w:cs="Arial"/>
          <w:color w:val="auto"/>
        </w:rPr>
        <w:t>Atlin</w:t>
      </w:r>
      <w:proofErr w:type="spellEnd"/>
      <w:r w:rsidRPr="003D1804">
        <w:rPr>
          <w:rFonts w:ascii="Garamond" w:hAnsi="Garamond" w:cs="Arial"/>
          <w:color w:val="auto"/>
        </w:rPr>
        <w:t>, G., et al. (2019). Enhancing the rate of genetic gain in public-sector plant breeding programs: lessons from the breeder’s equation. Theoretical and applied genetics, 132(3), 627-645</w:t>
      </w:r>
    </w:p>
    <w:p w14:paraId="50958389" w14:textId="02721496" w:rsidR="005739BD" w:rsidRPr="003D1804" w:rsidRDefault="005739BD" w:rsidP="005739BD">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shd w:val="clear" w:color="auto" w:fill="FFFFFF"/>
        </w:rPr>
        <w:t>Danecek</w:t>
      </w:r>
      <w:proofErr w:type="spellEnd"/>
      <w:r w:rsidRPr="003D1804">
        <w:rPr>
          <w:rFonts w:ascii="Garamond" w:hAnsi="Garamond" w:cs="Arial"/>
          <w:color w:val="auto"/>
          <w:shd w:val="clear" w:color="auto" w:fill="FFFFFF"/>
        </w:rPr>
        <w:t xml:space="preserve">, P., </w:t>
      </w:r>
      <w:proofErr w:type="spellStart"/>
      <w:r w:rsidRPr="003D1804">
        <w:rPr>
          <w:rFonts w:ascii="Garamond" w:hAnsi="Garamond" w:cs="Arial"/>
          <w:color w:val="auto"/>
          <w:shd w:val="clear" w:color="auto" w:fill="FFFFFF"/>
        </w:rPr>
        <w:t>Auton</w:t>
      </w:r>
      <w:proofErr w:type="spellEnd"/>
      <w:r w:rsidRPr="003D1804">
        <w:rPr>
          <w:rFonts w:ascii="Garamond" w:hAnsi="Garamond" w:cs="Arial"/>
          <w:color w:val="auto"/>
          <w:shd w:val="clear" w:color="auto" w:fill="FFFFFF"/>
        </w:rPr>
        <w:t xml:space="preserve">, A., </w:t>
      </w:r>
      <w:proofErr w:type="spellStart"/>
      <w:r w:rsidRPr="003D1804">
        <w:rPr>
          <w:rFonts w:ascii="Garamond" w:hAnsi="Garamond" w:cs="Arial"/>
          <w:color w:val="auto"/>
          <w:shd w:val="clear" w:color="auto" w:fill="FFFFFF"/>
        </w:rPr>
        <w:t>Abecasis</w:t>
      </w:r>
      <w:proofErr w:type="spellEnd"/>
      <w:r w:rsidRPr="003D1804">
        <w:rPr>
          <w:rFonts w:ascii="Garamond" w:hAnsi="Garamond" w:cs="Arial"/>
          <w:color w:val="auto"/>
          <w:shd w:val="clear" w:color="auto" w:fill="FFFFFF"/>
        </w:rPr>
        <w:t xml:space="preserve">, G., Albers, C.A., Banks, E., </w:t>
      </w:r>
      <w:proofErr w:type="spellStart"/>
      <w:r w:rsidRPr="003D1804">
        <w:rPr>
          <w:rFonts w:ascii="Garamond" w:hAnsi="Garamond" w:cs="Arial"/>
          <w:color w:val="auto"/>
          <w:shd w:val="clear" w:color="auto" w:fill="FFFFFF"/>
        </w:rPr>
        <w:t>DePristo</w:t>
      </w:r>
      <w:proofErr w:type="spellEnd"/>
      <w:r w:rsidRPr="003D1804">
        <w:rPr>
          <w:rFonts w:ascii="Garamond" w:hAnsi="Garamond" w:cs="Arial"/>
          <w:color w:val="auto"/>
          <w:shd w:val="clear" w:color="auto" w:fill="FFFFFF"/>
        </w:rPr>
        <w:t xml:space="preserve">, M.A., </w:t>
      </w:r>
      <w:proofErr w:type="spellStart"/>
      <w:r w:rsidRPr="003D1804">
        <w:rPr>
          <w:rFonts w:ascii="Garamond" w:hAnsi="Garamond" w:cs="Arial"/>
          <w:color w:val="auto"/>
          <w:shd w:val="clear" w:color="auto" w:fill="FFFFFF"/>
        </w:rPr>
        <w:t>Handsaker</w:t>
      </w:r>
      <w:proofErr w:type="spellEnd"/>
      <w:r w:rsidRPr="003D1804">
        <w:rPr>
          <w:rFonts w:ascii="Garamond" w:hAnsi="Garamond" w:cs="Arial"/>
          <w:color w:val="auto"/>
          <w:shd w:val="clear" w:color="auto" w:fill="FFFFFF"/>
        </w:rPr>
        <w:t xml:space="preserve">, R.E., </w:t>
      </w:r>
      <w:proofErr w:type="spellStart"/>
      <w:r w:rsidRPr="003D1804">
        <w:rPr>
          <w:rFonts w:ascii="Garamond" w:hAnsi="Garamond" w:cs="Arial"/>
          <w:color w:val="auto"/>
          <w:shd w:val="clear" w:color="auto" w:fill="FFFFFF"/>
        </w:rPr>
        <w:t>Lunter</w:t>
      </w:r>
      <w:proofErr w:type="spellEnd"/>
      <w:r w:rsidRPr="003D1804">
        <w:rPr>
          <w:rFonts w:ascii="Garamond" w:hAnsi="Garamond" w:cs="Arial"/>
          <w:color w:val="auto"/>
          <w:shd w:val="clear" w:color="auto" w:fill="FFFFFF"/>
        </w:rPr>
        <w:t xml:space="preserve">, G., Marth, G.T., Sherry, S.T. and </w:t>
      </w:r>
      <w:proofErr w:type="spellStart"/>
      <w:r w:rsidRPr="003D1804">
        <w:rPr>
          <w:rFonts w:ascii="Garamond" w:hAnsi="Garamond" w:cs="Arial"/>
          <w:color w:val="auto"/>
          <w:shd w:val="clear" w:color="auto" w:fill="FFFFFF"/>
        </w:rPr>
        <w:t>McVean</w:t>
      </w:r>
      <w:proofErr w:type="spellEnd"/>
      <w:r w:rsidRPr="003D1804">
        <w:rPr>
          <w:rFonts w:ascii="Garamond" w:hAnsi="Garamond" w:cs="Arial"/>
          <w:color w:val="auto"/>
          <w:shd w:val="clear" w:color="auto" w:fill="FFFFFF"/>
        </w:rPr>
        <w:t xml:space="preserve">, G., 2011. The variant call format and </w:t>
      </w:r>
      <w:proofErr w:type="spellStart"/>
      <w:r w:rsidRPr="003D1804">
        <w:rPr>
          <w:rFonts w:ascii="Garamond" w:hAnsi="Garamond" w:cs="Arial"/>
          <w:color w:val="auto"/>
          <w:shd w:val="clear" w:color="auto" w:fill="FFFFFF"/>
        </w:rPr>
        <w:t>VCFtools</w:t>
      </w:r>
      <w:proofErr w:type="spellEnd"/>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Bioinformatics</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27</w:t>
      </w:r>
      <w:r w:rsidRPr="003D1804">
        <w:rPr>
          <w:rFonts w:ascii="Garamond" w:hAnsi="Garamond" w:cs="Arial"/>
          <w:color w:val="auto"/>
          <w:shd w:val="clear" w:color="auto" w:fill="FFFFFF"/>
        </w:rPr>
        <w:t>(15), pp.2156-2158.</w:t>
      </w:r>
    </w:p>
    <w:p w14:paraId="76FD7DEF"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Eckert, C. G., Kalisz, S., Geber, M. A., Sargent, R., Elle, E., </w:t>
      </w:r>
      <w:proofErr w:type="spellStart"/>
      <w:r w:rsidRPr="003D1804">
        <w:rPr>
          <w:rFonts w:ascii="Garamond" w:eastAsia="Garamond" w:hAnsi="Garamond" w:cs="Garamond"/>
          <w:color w:val="auto"/>
          <w:shd w:val="clear" w:color="auto" w:fill="FFFFFF"/>
        </w:rPr>
        <w:t>Cheptou</w:t>
      </w:r>
      <w:proofErr w:type="spellEnd"/>
      <w:r w:rsidRPr="003D1804">
        <w:rPr>
          <w:rFonts w:ascii="Garamond" w:eastAsia="Garamond" w:hAnsi="Garamond" w:cs="Garamond"/>
          <w:color w:val="auto"/>
          <w:shd w:val="clear" w:color="auto" w:fill="FFFFFF"/>
        </w:rPr>
        <w:t>, P. O., ... &amp; Winn, A. A. (2010). Plant mating systems in a changing world</w:t>
      </w:r>
      <w:r w:rsidRPr="003D1804">
        <w:rPr>
          <w:rFonts w:ascii="Garamond" w:eastAsia="Garamond" w:hAnsi="Garamond" w:cs="Garamond"/>
          <w:i/>
          <w:color w:val="auto"/>
          <w:shd w:val="clear" w:color="auto" w:fill="FFFFFF"/>
        </w:rPr>
        <w:t>. Trends in Ecology &amp; Evolution</w:t>
      </w:r>
      <w:r w:rsidRPr="003D1804">
        <w:rPr>
          <w:rFonts w:ascii="Garamond" w:eastAsia="Garamond" w:hAnsi="Garamond" w:cs="Garamond"/>
          <w:color w:val="auto"/>
          <w:shd w:val="clear" w:color="auto" w:fill="FFFFFF"/>
        </w:rPr>
        <w:t>, 25(1), 35-43.</w:t>
      </w:r>
    </w:p>
    <w:p w14:paraId="75D52F3C"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Ewing, P. M., Runck, B. C., </w:t>
      </w:r>
      <w:proofErr w:type="spellStart"/>
      <w:r w:rsidRPr="003D1804">
        <w:rPr>
          <w:rFonts w:ascii="Garamond" w:eastAsia="Garamond" w:hAnsi="Garamond" w:cs="Garamond"/>
          <w:color w:val="auto"/>
          <w:shd w:val="clear" w:color="auto" w:fill="FFFFFF"/>
        </w:rPr>
        <w:t>Kono</w:t>
      </w:r>
      <w:proofErr w:type="spellEnd"/>
      <w:r w:rsidRPr="003D1804">
        <w:rPr>
          <w:rFonts w:ascii="Garamond" w:eastAsia="Garamond" w:hAnsi="Garamond" w:cs="Garamond"/>
          <w:color w:val="auto"/>
          <w:shd w:val="clear" w:color="auto" w:fill="FFFFFF"/>
        </w:rPr>
        <w:t xml:space="preserve">, T. Y., Kantar, M. B. (2019). The home field advantage of modern plant breeding. </w:t>
      </w:r>
      <w:proofErr w:type="spellStart"/>
      <w:r w:rsidRPr="003D1804">
        <w:rPr>
          <w:rFonts w:ascii="Garamond" w:eastAsia="Garamond" w:hAnsi="Garamond" w:cs="Garamond"/>
          <w:i/>
          <w:color w:val="auto"/>
          <w:shd w:val="clear" w:color="auto" w:fill="FFFFFF"/>
        </w:rPr>
        <w:t>PloS</w:t>
      </w:r>
      <w:proofErr w:type="spellEnd"/>
      <w:r w:rsidRPr="003D1804">
        <w:rPr>
          <w:rFonts w:ascii="Garamond" w:eastAsia="Garamond" w:hAnsi="Garamond" w:cs="Garamond"/>
          <w:i/>
          <w:color w:val="auto"/>
          <w:shd w:val="clear" w:color="auto" w:fill="FFFFFF"/>
        </w:rPr>
        <w:t xml:space="preserve"> one</w:t>
      </w:r>
      <w:r w:rsidRPr="003D1804">
        <w:rPr>
          <w:rFonts w:ascii="Garamond" w:eastAsia="Garamond" w:hAnsi="Garamond" w:cs="Garamond"/>
          <w:color w:val="auto"/>
          <w:shd w:val="clear" w:color="auto" w:fill="FFFFFF"/>
        </w:rPr>
        <w:t>, 14(12), e0227079.</w:t>
      </w:r>
    </w:p>
    <w:p w14:paraId="0E8202EA" w14:textId="25A97943"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FAOSTAT, 2015 Food and Agriculture Organization of the United Nations, pp.,</w:t>
      </w:r>
      <w:hyperlink r:id="rId11">
        <w:r w:rsidR="00527367" w:rsidRPr="003D1804">
          <w:rPr>
            <w:rFonts w:ascii="Garamond" w:eastAsia="Garamond" w:hAnsi="Garamond" w:cs="Garamond"/>
            <w:color w:val="auto"/>
            <w:shd w:val="clear" w:color="auto" w:fill="FFFFFF"/>
          </w:rPr>
          <w:t xml:space="preserve"> </w:t>
        </w:r>
      </w:hyperlink>
      <w:hyperlink r:id="rId12">
        <w:r w:rsidRPr="003D1804">
          <w:rPr>
            <w:rFonts w:ascii="Garamond" w:eastAsia="Garamond" w:hAnsi="Garamond" w:cs="Garamond"/>
            <w:color w:val="auto"/>
            <w:u w:val="single"/>
            <w:shd w:val="clear" w:color="auto" w:fill="FFFFFF"/>
          </w:rPr>
          <w:t>http://faostat3.fao.org/</w:t>
        </w:r>
      </w:hyperlink>
    </w:p>
    <w:p w14:paraId="2CB69710"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Farid, M., Earl, H. J., </w:t>
      </w:r>
      <w:proofErr w:type="spellStart"/>
      <w:r w:rsidRPr="003D1804">
        <w:rPr>
          <w:rFonts w:ascii="Garamond" w:eastAsia="Garamond" w:hAnsi="Garamond" w:cs="Garamond"/>
          <w:color w:val="auto"/>
          <w:shd w:val="clear" w:color="auto" w:fill="FFFFFF"/>
        </w:rPr>
        <w:t>Pauls</w:t>
      </w:r>
      <w:proofErr w:type="spellEnd"/>
      <w:r w:rsidRPr="003D1804">
        <w:rPr>
          <w:rFonts w:ascii="Garamond" w:eastAsia="Garamond" w:hAnsi="Garamond" w:cs="Garamond"/>
          <w:color w:val="auto"/>
          <w:shd w:val="clear" w:color="auto" w:fill="FFFFFF"/>
        </w:rPr>
        <w:t xml:space="preserve">, K. P., &amp; </w:t>
      </w:r>
      <w:proofErr w:type="spellStart"/>
      <w:r w:rsidRPr="003D1804">
        <w:rPr>
          <w:rFonts w:ascii="Garamond" w:eastAsia="Garamond" w:hAnsi="Garamond" w:cs="Garamond"/>
          <w:color w:val="auto"/>
          <w:shd w:val="clear" w:color="auto" w:fill="FFFFFF"/>
        </w:rPr>
        <w:t>Navabi</w:t>
      </w:r>
      <w:proofErr w:type="spellEnd"/>
      <w:r w:rsidRPr="003D1804">
        <w:rPr>
          <w:rFonts w:ascii="Garamond" w:eastAsia="Garamond" w:hAnsi="Garamond" w:cs="Garamond"/>
          <w:color w:val="auto"/>
          <w:shd w:val="clear" w:color="auto" w:fill="FFFFFF"/>
        </w:rPr>
        <w:t xml:space="preserve">, A. (2017). Response to selection for improved nitrogen fixation in common bean (Phaseolus vulgaris L.). </w:t>
      </w:r>
      <w:proofErr w:type="spellStart"/>
      <w:r w:rsidRPr="003D1804">
        <w:rPr>
          <w:rFonts w:ascii="Garamond" w:eastAsia="Garamond" w:hAnsi="Garamond" w:cs="Garamond"/>
          <w:i/>
          <w:iCs/>
          <w:color w:val="auto"/>
          <w:shd w:val="clear" w:color="auto" w:fill="FFFFFF"/>
        </w:rPr>
        <w:t>Euphytica</w:t>
      </w:r>
      <w:proofErr w:type="spellEnd"/>
      <w:r w:rsidRPr="003D1804">
        <w:rPr>
          <w:rFonts w:ascii="Garamond" w:eastAsia="Garamond" w:hAnsi="Garamond" w:cs="Garamond"/>
          <w:color w:val="auto"/>
          <w:shd w:val="clear" w:color="auto" w:fill="FFFFFF"/>
        </w:rPr>
        <w:t>, 213(4), 99.</w:t>
      </w:r>
    </w:p>
    <w:p w14:paraId="73CE024C"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Feldman, M. W., and R. C. </w:t>
      </w:r>
      <w:proofErr w:type="spellStart"/>
      <w:r w:rsidRPr="003D1804">
        <w:rPr>
          <w:rFonts w:ascii="Garamond" w:eastAsia="Garamond" w:hAnsi="Garamond" w:cs="Garamond"/>
          <w:color w:val="auto"/>
          <w:shd w:val="clear" w:color="auto" w:fill="FFFFFF"/>
        </w:rPr>
        <w:t>Lewontin</w:t>
      </w:r>
      <w:proofErr w:type="spellEnd"/>
      <w:r w:rsidRPr="003D1804">
        <w:rPr>
          <w:rFonts w:ascii="Garamond" w:eastAsia="Garamond" w:hAnsi="Garamond" w:cs="Garamond"/>
          <w:color w:val="auto"/>
          <w:shd w:val="clear" w:color="auto" w:fill="FFFFFF"/>
        </w:rPr>
        <w:t xml:space="preserve">. 1975. The Heritability Hang-Up. </w:t>
      </w:r>
      <w:r w:rsidRPr="003D1804">
        <w:rPr>
          <w:rFonts w:ascii="Garamond" w:eastAsia="Garamond" w:hAnsi="Garamond" w:cs="Garamond"/>
          <w:i/>
          <w:color w:val="auto"/>
          <w:shd w:val="clear" w:color="auto" w:fill="FFFFFF"/>
        </w:rPr>
        <w:t>Science</w:t>
      </w:r>
      <w:r w:rsidRPr="003D1804">
        <w:rPr>
          <w:rFonts w:ascii="Garamond" w:eastAsia="Garamond" w:hAnsi="Garamond" w:cs="Garamond"/>
          <w:color w:val="auto"/>
          <w:shd w:val="clear" w:color="auto" w:fill="FFFFFF"/>
        </w:rPr>
        <w:t xml:space="preserve"> 190 (4220): 1163–68.</w:t>
      </w:r>
    </w:p>
    <w:p w14:paraId="413B145F" w14:textId="356793E0"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Finlay K</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W</w:t>
      </w:r>
      <w:r w:rsidR="009950F1" w:rsidRPr="003D1804">
        <w:rPr>
          <w:rFonts w:ascii="Garamond" w:eastAsia="Garamond" w:hAnsi="Garamond" w:cs="Garamond"/>
          <w:color w:val="auto"/>
          <w:shd w:val="clear" w:color="auto" w:fill="FFFFFF"/>
        </w:rPr>
        <w:t xml:space="preserve">. and </w:t>
      </w:r>
      <w:r w:rsidRPr="003D1804">
        <w:rPr>
          <w:rFonts w:ascii="Garamond" w:eastAsia="Garamond" w:hAnsi="Garamond" w:cs="Garamond"/>
          <w:color w:val="auto"/>
          <w:shd w:val="clear" w:color="auto" w:fill="FFFFFF"/>
        </w:rPr>
        <w:t>Wilkinson G</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N</w:t>
      </w:r>
      <w:r w:rsidR="009950F1" w:rsidRPr="003D1804">
        <w:rPr>
          <w:rFonts w:ascii="Garamond" w:eastAsia="Garamond" w:hAnsi="Garamond" w:cs="Garamond"/>
          <w:color w:val="auto"/>
          <w:shd w:val="clear" w:color="auto" w:fill="FFFFFF"/>
        </w:rPr>
        <w:t>. (1963)</w:t>
      </w:r>
      <w:r w:rsidRPr="003D1804">
        <w:rPr>
          <w:rFonts w:ascii="Garamond" w:eastAsia="Garamond" w:hAnsi="Garamond" w:cs="Garamond"/>
          <w:color w:val="auto"/>
          <w:shd w:val="clear" w:color="auto" w:fill="FFFFFF"/>
        </w:rPr>
        <w:t xml:space="preserve">. The analysis of adaptation in a plant-breeding </w:t>
      </w:r>
      <w:proofErr w:type="spellStart"/>
      <w:r w:rsidRPr="003D1804">
        <w:rPr>
          <w:rFonts w:ascii="Garamond" w:eastAsia="Garamond" w:hAnsi="Garamond" w:cs="Garamond"/>
          <w:color w:val="auto"/>
          <w:shd w:val="clear" w:color="auto" w:fill="FFFFFF"/>
        </w:rPr>
        <w:t>programme</w:t>
      </w:r>
      <w:proofErr w:type="spellEnd"/>
      <w:r w:rsidRPr="003D1804">
        <w:rPr>
          <w:rFonts w:ascii="Garamond" w:eastAsia="Garamond" w:hAnsi="Garamond" w:cs="Garamond"/>
          <w:color w:val="auto"/>
          <w:shd w:val="clear" w:color="auto" w:fill="FFFFFF"/>
        </w:rPr>
        <w:t xml:space="preserve">. </w:t>
      </w:r>
      <w:r w:rsidRPr="003D1804">
        <w:rPr>
          <w:rFonts w:ascii="Garamond" w:eastAsia="Garamond" w:hAnsi="Garamond" w:cs="Garamond"/>
          <w:i/>
          <w:iCs/>
          <w:color w:val="auto"/>
          <w:shd w:val="clear" w:color="auto" w:fill="FFFFFF"/>
        </w:rPr>
        <w:t>Australian journal of agricultural research</w:t>
      </w:r>
      <w:r w:rsidRPr="003D1804">
        <w:rPr>
          <w:rFonts w:ascii="Garamond" w:eastAsia="Garamond" w:hAnsi="Garamond" w:cs="Garamond"/>
          <w:color w:val="auto"/>
          <w:shd w:val="clear" w:color="auto" w:fill="FFFFFF"/>
        </w:rPr>
        <w:t xml:space="preserve"> 14</w:t>
      </w:r>
      <w:r w:rsidR="009950F1" w:rsidRPr="003D1804">
        <w:rPr>
          <w:rFonts w:ascii="Garamond" w:eastAsia="Garamond" w:hAnsi="Garamond" w:cs="Garamond"/>
          <w:color w:val="auto"/>
          <w:shd w:val="clear" w:color="auto" w:fill="FFFFFF"/>
        </w:rPr>
        <w:t xml:space="preserve"> </w:t>
      </w:r>
      <w:r w:rsidRPr="003D1804">
        <w:rPr>
          <w:rFonts w:ascii="Garamond" w:eastAsia="Garamond" w:hAnsi="Garamond" w:cs="Garamond"/>
          <w:color w:val="auto"/>
          <w:shd w:val="clear" w:color="auto" w:fill="FFFFFF"/>
        </w:rPr>
        <w:t>(6):742–54.</w:t>
      </w:r>
    </w:p>
    <w:p w14:paraId="1289569C"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lastRenderedPageBreak/>
        <w:t xml:space="preserve">Fischer, R. A. (2015). Definitions and determination of crop yield, yield gaps, and of rates of change. </w:t>
      </w:r>
      <w:r w:rsidRPr="003D1804">
        <w:rPr>
          <w:rFonts w:ascii="Garamond" w:eastAsia="Garamond" w:hAnsi="Garamond" w:cs="Garamond"/>
          <w:i/>
          <w:color w:val="auto"/>
          <w:shd w:val="clear" w:color="auto" w:fill="FFFFFF"/>
        </w:rPr>
        <w:t>Field Crops Research</w:t>
      </w:r>
      <w:r w:rsidRPr="003D1804">
        <w:rPr>
          <w:rFonts w:ascii="Garamond" w:eastAsia="Garamond" w:hAnsi="Garamond" w:cs="Garamond"/>
          <w:color w:val="auto"/>
          <w:shd w:val="clear" w:color="auto" w:fill="FFFFFF"/>
        </w:rPr>
        <w:t xml:space="preserve">, </w:t>
      </w:r>
      <w:r w:rsidRPr="003D1804">
        <w:rPr>
          <w:rFonts w:ascii="Garamond" w:eastAsia="Garamond" w:hAnsi="Garamond" w:cs="Garamond"/>
          <w:i/>
          <w:color w:val="auto"/>
          <w:shd w:val="clear" w:color="auto" w:fill="FFFFFF"/>
        </w:rPr>
        <w:t>182</w:t>
      </w:r>
      <w:r w:rsidRPr="003D1804">
        <w:rPr>
          <w:rFonts w:ascii="Garamond" w:eastAsia="Garamond" w:hAnsi="Garamond" w:cs="Garamond"/>
          <w:color w:val="auto"/>
          <w:shd w:val="clear" w:color="auto" w:fill="FFFFFF"/>
        </w:rPr>
        <w:t>, 9-18.</w:t>
      </w:r>
    </w:p>
    <w:p w14:paraId="39CC46D6" w14:textId="0192DD01"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Fox, John, &amp; Weisberg, Sanford. (2019). An {R} Companion to Applied Regression, Third Edition. Thousand Oaks CA: Sage. URL: </w:t>
      </w:r>
      <w:r w:rsidRPr="003D1804">
        <w:rPr>
          <w:rFonts w:ascii="Garamond" w:eastAsia="Garamond" w:hAnsi="Garamond" w:cs="Garamond"/>
          <w:color w:val="auto"/>
          <w:u w:val="single"/>
          <w:shd w:val="clear" w:color="auto" w:fill="FFFFFF"/>
        </w:rPr>
        <w:t>https://socialsciences.mcmaster.ca/jfox/Books/Companion/</w:t>
      </w:r>
    </w:p>
    <w:p w14:paraId="6CC64101"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Furrer</w:t>
      </w:r>
      <w:proofErr w:type="spellEnd"/>
      <w:r w:rsidRPr="003D1804">
        <w:rPr>
          <w:rFonts w:ascii="Garamond" w:eastAsia="Garamond" w:hAnsi="Garamond" w:cs="Garamond"/>
          <w:color w:val="auto"/>
          <w:shd w:val="clear" w:color="auto" w:fill="FFFFFF"/>
        </w:rPr>
        <w:t xml:space="preserve">, R., </w:t>
      </w:r>
      <w:proofErr w:type="spellStart"/>
      <w:r w:rsidRPr="003D1804">
        <w:rPr>
          <w:rFonts w:ascii="Garamond" w:eastAsia="Garamond" w:hAnsi="Garamond" w:cs="Garamond"/>
          <w:color w:val="auto"/>
          <w:shd w:val="clear" w:color="auto" w:fill="FFFFFF"/>
        </w:rPr>
        <w:t>Nychka</w:t>
      </w:r>
      <w:proofErr w:type="spellEnd"/>
      <w:r w:rsidRPr="003D1804">
        <w:rPr>
          <w:rFonts w:ascii="Garamond" w:eastAsia="Garamond" w:hAnsi="Garamond" w:cs="Garamond"/>
          <w:color w:val="auto"/>
          <w:shd w:val="clear" w:color="auto" w:fill="FFFFFF"/>
        </w:rPr>
        <w:t xml:space="preserve">, D., </w:t>
      </w:r>
      <w:proofErr w:type="spellStart"/>
      <w:r w:rsidRPr="003D1804">
        <w:rPr>
          <w:rFonts w:ascii="Garamond" w:eastAsia="Garamond" w:hAnsi="Garamond" w:cs="Garamond"/>
          <w:color w:val="auto"/>
          <w:shd w:val="clear" w:color="auto" w:fill="FFFFFF"/>
        </w:rPr>
        <w:t>Sain</w:t>
      </w:r>
      <w:proofErr w:type="spellEnd"/>
      <w:r w:rsidRPr="003D1804">
        <w:rPr>
          <w:rFonts w:ascii="Garamond" w:eastAsia="Garamond" w:hAnsi="Garamond" w:cs="Garamond"/>
          <w:color w:val="auto"/>
          <w:shd w:val="clear" w:color="auto" w:fill="FFFFFF"/>
        </w:rPr>
        <w:t xml:space="preserve">, S., &amp; </w:t>
      </w:r>
      <w:proofErr w:type="spellStart"/>
      <w:r w:rsidRPr="003D1804">
        <w:rPr>
          <w:rFonts w:ascii="Garamond" w:eastAsia="Garamond" w:hAnsi="Garamond" w:cs="Garamond"/>
          <w:color w:val="auto"/>
          <w:shd w:val="clear" w:color="auto" w:fill="FFFFFF"/>
        </w:rPr>
        <w:t>Nychka</w:t>
      </w:r>
      <w:proofErr w:type="spellEnd"/>
      <w:r w:rsidRPr="003D1804">
        <w:rPr>
          <w:rFonts w:ascii="Garamond" w:eastAsia="Garamond" w:hAnsi="Garamond" w:cs="Garamond"/>
          <w:color w:val="auto"/>
          <w:shd w:val="clear" w:color="auto" w:fill="FFFFFF"/>
        </w:rPr>
        <w:t>, M. D. (2009). Package ‘</w:t>
      </w:r>
      <w:proofErr w:type="gramStart"/>
      <w:r w:rsidRPr="003D1804">
        <w:rPr>
          <w:rFonts w:ascii="Garamond" w:eastAsia="Garamond" w:hAnsi="Garamond" w:cs="Garamond"/>
          <w:color w:val="auto"/>
          <w:shd w:val="clear" w:color="auto" w:fill="FFFFFF"/>
        </w:rPr>
        <w:t>fields’</w:t>
      </w:r>
      <w:proofErr w:type="gramEnd"/>
      <w:r w:rsidRPr="003D1804">
        <w:rPr>
          <w:rFonts w:ascii="Garamond" w:eastAsia="Garamond" w:hAnsi="Garamond" w:cs="Garamond"/>
          <w:color w:val="auto"/>
          <w:shd w:val="clear" w:color="auto" w:fill="FFFFFF"/>
        </w:rPr>
        <w:t xml:space="preserve">. R Foundation for Statistical Computing, Vienna, Austria. http://www. </w:t>
      </w:r>
      <w:proofErr w:type="spellStart"/>
      <w:r w:rsidRPr="003D1804">
        <w:rPr>
          <w:rFonts w:ascii="Garamond" w:eastAsia="Garamond" w:hAnsi="Garamond" w:cs="Garamond"/>
          <w:color w:val="auto"/>
          <w:shd w:val="clear" w:color="auto" w:fill="FFFFFF"/>
        </w:rPr>
        <w:t>idg</w:t>
      </w:r>
      <w:proofErr w:type="spellEnd"/>
      <w:r w:rsidRPr="003D1804">
        <w:rPr>
          <w:rFonts w:ascii="Garamond" w:eastAsia="Garamond" w:hAnsi="Garamond" w:cs="Garamond"/>
          <w:color w:val="auto"/>
          <w:shd w:val="clear" w:color="auto" w:fill="FFFFFF"/>
        </w:rPr>
        <w:t>. pl/mirrors/CRAN/web/packages/fields/fields. pdf (last accessed 22 December 2012).</w:t>
      </w:r>
    </w:p>
    <w:p w14:paraId="30D5F66F" w14:textId="77777777" w:rsidR="009B3503" w:rsidRPr="003D1804" w:rsidRDefault="000E71B2" w:rsidP="009B3503">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Gepts</w:t>
      </w:r>
      <w:proofErr w:type="spellEnd"/>
      <w:r w:rsidRPr="003D1804">
        <w:rPr>
          <w:rFonts w:ascii="Garamond" w:eastAsia="Garamond" w:hAnsi="Garamond" w:cs="Garamond"/>
          <w:color w:val="auto"/>
          <w:shd w:val="clear" w:color="auto" w:fill="FFFFFF"/>
        </w:rPr>
        <w:t xml:space="preserve">, P., T. C. Osborn, K. </w:t>
      </w:r>
      <w:proofErr w:type="spellStart"/>
      <w:r w:rsidRPr="003D1804">
        <w:rPr>
          <w:rFonts w:ascii="Garamond" w:eastAsia="Garamond" w:hAnsi="Garamond" w:cs="Garamond"/>
          <w:color w:val="auto"/>
          <w:shd w:val="clear" w:color="auto" w:fill="FFFFFF"/>
        </w:rPr>
        <w:t>Rashka</w:t>
      </w:r>
      <w:proofErr w:type="spellEnd"/>
      <w:r w:rsidRPr="003D1804">
        <w:rPr>
          <w:rFonts w:ascii="Garamond" w:eastAsia="Garamond" w:hAnsi="Garamond" w:cs="Garamond"/>
          <w:color w:val="auto"/>
          <w:shd w:val="clear" w:color="auto" w:fill="FFFFFF"/>
        </w:rPr>
        <w:t xml:space="preserve">, and F. A. Bliss. </w:t>
      </w:r>
      <w:r w:rsidR="00F96259"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1986</w:t>
      </w:r>
      <w:r w:rsidR="00F96259"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Phaseolin</w:t>
      </w:r>
      <w:proofErr w:type="spellEnd"/>
      <w:r w:rsidRPr="003D1804">
        <w:rPr>
          <w:rFonts w:ascii="Garamond" w:eastAsia="Garamond" w:hAnsi="Garamond" w:cs="Garamond"/>
          <w:color w:val="auto"/>
          <w:shd w:val="clear" w:color="auto" w:fill="FFFFFF"/>
        </w:rPr>
        <w:t xml:space="preserve">-Protein Variability in Wild Forms and Landraces of the Common Bean (Phaseolus Vulgaris): Evidence for Multiple Centers of Domestication. </w:t>
      </w:r>
      <w:r w:rsidRPr="003D1804">
        <w:rPr>
          <w:rFonts w:ascii="Garamond" w:eastAsia="Garamond" w:hAnsi="Garamond" w:cs="Garamond"/>
          <w:i/>
          <w:color w:val="auto"/>
          <w:shd w:val="clear" w:color="auto" w:fill="FFFFFF"/>
        </w:rPr>
        <w:t>Economic Botany</w:t>
      </w:r>
      <w:r w:rsidRPr="003D1804">
        <w:rPr>
          <w:rFonts w:ascii="Garamond" w:eastAsia="Garamond" w:hAnsi="Garamond" w:cs="Garamond"/>
          <w:color w:val="auto"/>
          <w:shd w:val="clear" w:color="auto" w:fill="FFFFFF"/>
        </w:rPr>
        <w:t xml:space="preserve"> 40 (4): 451–68. </w:t>
      </w:r>
      <w:hyperlink r:id="rId13" w:history="1">
        <w:r w:rsidR="00F96259" w:rsidRPr="003D1804">
          <w:rPr>
            <w:rStyle w:val="Hyperlink"/>
            <w:rFonts w:ascii="Garamond" w:eastAsia="Garamond" w:hAnsi="Garamond" w:cs="Garamond"/>
            <w:color w:val="auto"/>
            <w:shd w:val="clear" w:color="auto" w:fill="FFFFFF"/>
          </w:rPr>
          <w:t>https://doi.org/10.1007/BF02859659</w:t>
        </w:r>
      </w:hyperlink>
      <w:r w:rsidRPr="003D1804">
        <w:rPr>
          <w:rFonts w:ascii="Garamond" w:eastAsia="Garamond" w:hAnsi="Garamond" w:cs="Garamond"/>
          <w:color w:val="auto"/>
          <w:shd w:val="clear" w:color="auto" w:fill="FFFFFF"/>
        </w:rPr>
        <w:t>.</w:t>
      </w:r>
    </w:p>
    <w:p w14:paraId="0A260BE5" w14:textId="09CA4C18" w:rsidR="00F96259" w:rsidRPr="003D1804" w:rsidRDefault="00F96259" w:rsidP="009B3503">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rPr>
        <w:t>Gepts</w:t>
      </w:r>
      <w:proofErr w:type="spellEnd"/>
      <w:r w:rsidRPr="003D1804">
        <w:rPr>
          <w:rFonts w:ascii="Garamond" w:hAnsi="Garamond" w:cs="Arial"/>
          <w:color w:val="auto"/>
        </w:rPr>
        <w:t>, P. (2004). Crop domestication as a long-term selection experiment. Plant breeding reviews, 24(2), 1-44.</w:t>
      </w:r>
    </w:p>
    <w:p w14:paraId="0BD884B5" w14:textId="77777777" w:rsidR="009B3503" w:rsidRPr="003D1804" w:rsidRDefault="00F96259" w:rsidP="009B3503">
      <w:pPr>
        <w:pStyle w:val="Standard"/>
        <w:keepLines/>
        <w:widowControl/>
        <w:numPr>
          <w:ilvl w:val="0"/>
          <w:numId w:val="2"/>
        </w:numPr>
        <w:spacing w:after="240" w:line="240" w:lineRule="auto"/>
        <w:ind w:left="360"/>
        <w:rPr>
          <w:rFonts w:ascii="Garamond" w:hAnsi="Garamond"/>
          <w:color w:val="auto"/>
        </w:rPr>
      </w:pPr>
      <w:r w:rsidRPr="003D1804">
        <w:rPr>
          <w:rFonts w:ascii="Garamond" w:hAnsi="Garamond" w:cs="Arial"/>
          <w:color w:val="auto"/>
          <w:shd w:val="clear" w:color="auto" w:fill="FFFFFF"/>
        </w:rPr>
        <w:t xml:space="preserve">Gray, M. M., </w:t>
      </w:r>
      <w:proofErr w:type="spellStart"/>
      <w:r w:rsidRPr="003D1804">
        <w:rPr>
          <w:rFonts w:ascii="Garamond" w:hAnsi="Garamond" w:cs="Arial"/>
          <w:color w:val="auto"/>
          <w:shd w:val="clear" w:color="auto" w:fill="FFFFFF"/>
        </w:rPr>
        <w:t>Granka</w:t>
      </w:r>
      <w:proofErr w:type="spellEnd"/>
      <w:r w:rsidRPr="003D1804">
        <w:rPr>
          <w:rFonts w:ascii="Garamond" w:hAnsi="Garamond" w:cs="Arial"/>
          <w:color w:val="auto"/>
          <w:shd w:val="clear" w:color="auto" w:fill="FFFFFF"/>
        </w:rPr>
        <w:t>, J. M., Bustamante, C. D., Sutter, N. B., Boyko, A. R., Zhu, L., ... &amp; Wayne, R. K. (2009). Linkage disequilibrium and demographic history of wild and domestic canids. </w:t>
      </w:r>
      <w:r w:rsidRPr="003D1804">
        <w:rPr>
          <w:rFonts w:ascii="Garamond" w:hAnsi="Garamond" w:cs="Arial"/>
          <w:i/>
          <w:iCs/>
          <w:color w:val="auto"/>
          <w:shd w:val="clear" w:color="auto" w:fill="FFFFFF"/>
        </w:rPr>
        <w:t>Genetics</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181</w:t>
      </w:r>
      <w:r w:rsidRPr="003D1804">
        <w:rPr>
          <w:rFonts w:ascii="Garamond" w:hAnsi="Garamond" w:cs="Arial"/>
          <w:color w:val="auto"/>
          <w:shd w:val="clear" w:color="auto" w:fill="FFFFFF"/>
        </w:rPr>
        <w:t>(4), 1493-1505</w:t>
      </w:r>
      <w:r w:rsidR="000E71B2" w:rsidRPr="003D1804">
        <w:rPr>
          <w:rFonts w:ascii="Garamond" w:eastAsia="Garamond" w:hAnsi="Garamond" w:cs="Garamond"/>
          <w:color w:val="auto"/>
          <w:shd w:val="clear" w:color="auto" w:fill="FFFFFF"/>
        </w:rPr>
        <w:t xml:space="preserve">. </w:t>
      </w:r>
      <w:hyperlink r:id="rId14" w:history="1">
        <w:r w:rsidR="006C52D7" w:rsidRPr="003D1804">
          <w:rPr>
            <w:rStyle w:val="Hyperlink"/>
            <w:rFonts w:ascii="Garamond" w:eastAsia="Garamond" w:hAnsi="Garamond" w:cs="Garamond"/>
            <w:color w:val="auto"/>
            <w:shd w:val="clear" w:color="auto" w:fill="FFFFFF"/>
          </w:rPr>
          <w:t>https://doi.org/10.1534/genetics.108.098830</w:t>
        </w:r>
      </w:hyperlink>
      <w:r w:rsidR="000E71B2" w:rsidRPr="003D1804">
        <w:rPr>
          <w:rFonts w:ascii="Garamond" w:eastAsia="Garamond" w:hAnsi="Garamond" w:cs="Garamond"/>
          <w:color w:val="auto"/>
          <w:shd w:val="clear" w:color="auto" w:fill="FFFFFF"/>
        </w:rPr>
        <w:t>.</w:t>
      </w:r>
    </w:p>
    <w:p w14:paraId="258E23E2" w14:textId="0A737E6A" w:rsidR="006C52D7" w:rsidRPr="003D1804" w:rsidRDefault="006C52D7" w:rsidP="009B3503">
      <w:pPr>
        <w:pStyle w:val="Standard"/>
        <w:keepLines/>
        <w:widowControl/>
        <w:numPr>
          <w:ilvl w:val="0"/>
          <w:numId w:val="2"/>
        </w:numPr>
        <w:spacing w:after="240" w:line="240" w:lineRule="auto"/>
        <w:ind w:left="360"/>
        <w:rPr>
          <w:rFonts w:ascii="Garamond" w:hAnsi="Garamond"/>
          <w:color w:val="auto"/>
        </w:rPr>
      </w:pPr>
      <w:r w:rsidRPr="003D1804">
        <w:rPr>
          <w:rFonts w:ascii="Garamond" w:hAnsi="Garamond" w:cs="Arial"/>
          <w:color w:val="auto"/>
          <w:shd w:val="clear" w:color="auto" w:fill="FFFFFF"/>
        </w:rPr>
        <w:t>Hastie, R., &amp; Dawes, R. M. (2009). </w:t>
      </w:r>
      <w:r w:rsidRPr="003D1804">
        <w:rPr>
          <w:rFonts w:ascii="Garamond" w:hAnsi="Garamond" w:cs="Arial"/>
          <w:i/>
          <w:iCs/>
          <w:color w:val="auto"/>
          <w:shd w:val="clear" w:color="auto" w:fill="FFFFFF"/>
        </w:rPr>
        <w:t>Rational choice in an uncertain world: The psychology of judgment and decision making</w:t>
      </w:r>
      <w:r w:rsidRPr="003D1804">
        <w:rPr>
          <w:rFonts w:ascii="Garamond" w:hAnsi="Garamond" w:cs="Arial"/>
          <w:color w:val="auto"/>
          <w:shd w:val="clear" w:color="auto" w:fill="FFFFFF"/>
        </w:rPr>
        <w:t>. Sage Publications.</w:t>
      </w:r>
    </w:p>
    <w:p w14:paraId="041760C0" w14:textId="3E6E0EB1"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Hoffmann, A</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A. and </w:t>
      </w:r>
      <w:proofErr w:type="spellStart"/>
      <w:r w:rsidRPr="003D1804">
        <w:rPr>
          <w:rFonts w:ascii="Garamond" w:eastAsia="Garamond" w:hAnsi="Garamond" w:cs="Garamond"/>
          <w:color w:val="auto"/>
          <w:shd w:val="clear" w:color="auto" w:fill="FFFFFF"/>
        </w:rPr>
        <w:t>Hercus</w:t>
      </w:r>
      <w:proofErr w:type="spellEnd"/>
      <w:r w:rsidR="009950F1" w:rsidRPr="003D1804">
        <w:rPr>
          <w:rFonts w:ascii="Garamond" w:eastAsia="Garamond" w:hAnsi="Garamond" w:cs="Garamond"/>
          <w:color w:val="auto"/>
          <w:shd w:val="clear" w:color="auto" w:fill="FFFFFF"/>
        </w:rPr>
        <w:t xml:space="preserve"> M.J.</w:t>
      </w:r>
      <w:r w:rsidRPr="003D1804">
        <w:rPr>
          <w:rFonts w:ascii="Garamond" w:eastAsia="Garamond" w:hAnsi="Garamond" w:cs="Garamond"/>
          <w:color w:val="auto"/>
          <w:shd w:val="clear" w:color="auto" w:fill="FFFFFF"/>
        </w:rPr>
        <w:t xml:space="preserve">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2000</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Environmental Stress as an Evolutionary Force. </w:t>
      </w:r>
      <w:proofErr w:type="spellStart"/>
      <w:r w:rsidRPr="003D1804">
        <w:rPr>
          <w:rFonts w:ascii="Garamond" w:eastAsia="Garamond" w:hAnsi="Garamond" w:cs="Garamond"/>
          <w:i/>
          <w:color w:val="auto"/>
          <w:shd w:val="clear" w:color="auto" w:fill="FFFFFF"/>
        </w:rPr>
        <w:t>BioScience</w:t>
      </w:r>
      <w:proofErr w:type="spellEnd"/>
      <w:r w:rsidRPr="003D1804">
        <w:rPr>
          <w:rFonts w:ascii="Garamond" w:eastAsia="Garamond" w:hAnsi="Garamond" w:cs="Garamond"/>
          <w:color w:val="auto"/>
          <w:shd w:val="clear" w:color="auto" w:fill="FFFFFF"/>
        </w:rPr>
        <w:t xml:space="preserve"> 50 (3): 217–26. https://doi.org/10.1641/0006-3568(2000)050[</w:t>
      </w:r>
      <w:proofErr w:type="gramStart"/>
      <w:r w:rsidRPr="003D1804">
        <w:rPr>
          <w:rFonts w:ascii="Garamond" w:eastAsia="Garamond" w:hAnsi="Garamond" w:cs="Garamond"/>
          <w:color w:val="auto"/>
          <w:shd w:val="clear" w:color="auto" w:fill="FFFFFF"/>
        </w:rPr>
        <w:t>0217:ESAAEF</w:t>
      </w:r>
      <w:proofErr w:type="gramEnd"/>
      <w:r w:rsidRPr="003D1804">
        <w:rPr>
          <w:rFonts w:ascii="Garamond" w:eastAsia="Garamond" w:hAnsi="Garamond" w:cs="Garamond"/>
          <w:color w:val="auto"/>
          <w:shd w:val="clear" w:color="auto" w:fill="FFFFFF"/>
        </w:rPr>
        <w:t>]2.3.CO;2.</w:t>
      </w:r>
    </w:p>
    <w:p w14:paraId="0FE74719" w14:textId="654E8BD1"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Hoffmann, A</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A. and </w:t>
      </w:r>
      <w:proofErr w:type="spellStart"/>
      <w:r w:rsidRPr="003D1804">
        <w:rPr>
          <w:rFonts w:ascii="Garamond" w:eastAsia="Garamond" w:hAnsi="Garamond" w:cs="Garamond"/>
          <w:color w:val="auto"/>
          <w:shd w:val="clear" w:color="auto" w:fill="FFFFFF"/>
        </w:rPr>
        <w:t>Merilä</w:t>
      </w:r>
      <w:proofErr w:type="spellEnd"/>
      <w:r w:rsidR="009950F1" w:rsidRPr="003D1804">
        <w:rPr>
          <w:rFonts w:ascii="Garamond" w:eastAsia="Garamond" w:hAnsi="Garamond" w:cs="Garamond"/>
          <w:color w:val="auto"/>
          <w:shd w:val="clear" w:color="auto" w:fill="FFFFFF"/>
        </w:rPr>
        <w:t>, J</w:t>
      </w:r>
      <w:r w:rsidRPr="003D1804">
        <w:rPr>
          <w:rFonts w:ascii="Garamond" w:eastAsia="Garamond" w:hAnsi="Garamond" w:cs="Garamond"/>
          <w:color w:val="auto"/>
          <w:shd w:val="clear" w:color="auto" w:fill="FFFFFF"/>
        </w:rPr>
        <w:t xml:space="preserve">.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1999</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Heritable Variation and Evolution under </w:t>
      </w:r>
      <w:proofErr w:type="spellStart"/>
      <w:r w:rsidRPr="003D1804">
        <w:rPr>
          <w:rFonts w:ascii="Garamond" w:eastAsia="Garamond" w:hAnsi="Garamond" w:cs="Garamond"/>
          <w:color w:val="auto"/>
          <w:shd w:val="clear" w:color="auto" w:fill="FFFFFF"/>
        </w:rPr>
        <w:t>Favourable</w:t>
      </w:r>
      <w:proofErr w:type="spellEnd"/>
      <w:r w:rsidRPr="003D1804">
        <w:rPr>
          <w:rFonts w:ascii="Garamond" w:eastAsia="Garamond" w:hAnsi="Garamond" w:cs="Garamond"/>
          <w:color w:val="auto"/>
          <w:shd w:val="clear" w:color="auto" w:fill="FFFFFF"/>
        </w:rPr>
        <w:t xml:space="preserve"> and </w:t>
      </w:r>
      <w:proofErr w:type="spellStart"/>
      <w:r w:rsidRPr="003D1804">
        <w:rPr>
          <w:rFonts w:ascii="Garamond" w:eastAsia="Garamond" w:hAnsi="Garamond" w:cs="Garamond"/>
          <w:color w:val="auto"/>
          <w:shd w:val="clear" w:color="auto" w:fill="FFFFFF"/>
        </w:rPr>
        <w:t>Unfavourable</w:t>
      </w:r>
      <w:proofErr w:type="spellEnd"/>
      <w:r w:rsidRPr="003D1804">
        <w:rPr>
          <w:rFonts w:ascii="Garamond" w:eastAsia="Garamond" w:hAnsi="Garamond" w:cs="Garamond"/>
          <w:color w:val="auto"/>
          <w:shd w:val="clear" w:color="auto" w:fill="FFFFFF"/>
        </w:rPr>
        <w:t xml:space="preserve"> Conditions. </w:t>
      </w:r>
      <w:r w:rsidRPr="003D1804">
        <w:rPr>
          <w:rFonts w:ascii="Garamond" w:eastAsia="Garamond" w:hAnsi="Garamond" w:cs="Garamond"/>
          <w:i/>
          <w:color w:val="auto"/>
          <w:shd w:val="clear" w:color="auto" w:fill="FFFFFF"/>
        </w:rPr>
        <w:t>Trends in Ecology &amp; Evolution</w:t>
      </w:r>
      <w:r w:rsidRPr="003D1804">
        <w:rPr>
          <w:rFonts w:ascii="Garamond" w:eastAsia="Garamond" w:hAnsi="Garamond" w:cs="Garamond"/>
          <w:color w:val="auto"/>
          <w:shd w:val="clear" w:color="auto" w:fill="FFFFFF"/>
        </w:rPr>
        <w:t xml:space="preserve"> 14 (3): 96–101. https://doi.org/10.1016/S0169-5347(99)01595-5.</w:t>
      </w:r>
    </w:p>
    <w:p w14:paraId="369F370A"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Hurtado-Gonzales, O. P., </w:t>
      </w:r>
      <w:proofErr w:type="spellStart"/>
      <w:r w:rsidRPr="003D1804">
        <w:rPr>
          <w:rFonts w:ascii="Garamond" w:eastAsia="Garamond" w:hAnsi="Garamond" w:cs="Garamond"/>
          <w:color w:val="auto"/>
          <w:shd w:val="clear" w:color="auto" w:fill="FFFFFF"/>
        </w:rPr>
        <w:t>Valentini</w:t>
      </w:r>
      <w:proofErr w:type="spellEnd"/>
      <w:r w:rsidRPr="003D1804">
        <w:rPr>
          <w:rFonts w:ascii="Garamond" w:eastAsia="Garamond" w:hAnsi="Garamond" w:cs="Garamond"/>
          <w:color w:val="auto"/>
          <w:shd w:val="clear" w:color="auto" w:fill="FFFFFF"/>
        </w:rPr>
        <w:t xml:space="preserve">, G., </w:t>
      </w:r>
      <w:proofErr w:type="spellStart"/>
      <w:r w:rsidRPr="003D1804">
        <w:rPr>
          <w:rFonts w:ascii="Garamond" w:eastAsia="Garamond" w:hAnsi="Garamond" w:cs="Garamond"/>
          <w:color w:val="auto"/>
          <w:shd w:val="clear" w:color="auto" w:fill="FFFFFF"/>
        </w:rPr>
        <w:t>Gilio</w:t>
      </w:r>
      <w:proofErr w:type="spellEnd"/>
      <w:r w:rsidRPr="003D1804">
        <w:rPr>
          <w:rFonts w:ascii="Garamond" w:eastAsia="Garamond" w:hAnsi="Garamond" w:cs="Garamond"/>
          <w:color w:val="auto"/>
          <w:shd w:val="clear" w:color="auto" w:fill="FFFFFF"/>
        </w:rPr>
        <w:t xml:space="preserve">, T. A., Martins, A. M., Song, Q., &amp; Pastor-Corrales, M. A. (2017). Fine mapping of Ur-3, a historically important rust resistance locus in common bean. </w:t>
      </w:r>
      <w:r w:rsidRPr="003D1804">
        <w:rPr>
          <w:rFonts w:ascii="Garamond" w:eastAsia="Garamond" w:hAnsi="Garamond" w:cs="Garamond"/>
          <w:i/>
          <w:iCs/>
          <w:color w:val="auto"/>
          <w:shd w:val="clear" w:color="auto" w:fill="FFFFFF"/>
        </w:rPr>
        <w:t>G3: Genes, Genomes, Genetics</w:t>
      </w:r>
      <w:r w:rsidRPr="003D1804">
        <w:rPr>
          <w:rFonts w:ascii="Garamond" w:eastAsia="Garamond" w:hAnsi="Garamond" w:cs="Garamond"/>
          <w:color w:val="auto"/>
          <w:shd w:val="clear" w:color="auto" w:fill="FFFFFF"/>
        </w:rPr>
        <w:t>, 7(2), 557-569.</w:t>
      </w:r>
    </w:p>
    <w:p w14:paraId="150F53E0" w14:textId="62E968D0"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Kaplan, L.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1965</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Archeology and domestication in American Phaseolus (beans). </w:t>
      </w:r>
      <w:r w:rsidRPr="003D1804">
        <w:rPr>
          <w:rFonts w:ascii="Garamond" w:eastAsia="Garamond" w:hAnsi="Garamond" w:cs="Garamond"/>
          <w:i/>
          <w:iCs/>
          <w:color w:val="auto"/>
          <w:shd w:val="clear" w:color="auto" w:fill="FFFFFF"/>
        </w:rPr>
        <w:t xml:space="preserve">Econ. Bot </w:t>
      </w:r>
      <w:r w:rsidRPr="003D1804">
        <w:rPr>
          <w:rFonts w:ascii="Garamond" w:eastAsia="Garamond" w:hAnsi="Garamond" w:cs="Garamond"/>
          <w:color w:val="auto"/>
          <w:shd w:val="clear" w:color="auto" w:fill="FFFFFF"/>
        </w:rPr>
        <w:t>19(4):358-368. doi:10.1007/BF02904806</w:t>
      </w:r>
    </w:p>
    <w:p w14:paraId="081178AB" w14:textId="1156C1D9"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Kelly, J. D.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2001</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Remaking bean plant architecture for efficient production, pp. 109-143 in </w:t>
      </w:r>
      <w:r w:rsidRPr="003D1804">
        <w:rPr>
          <w:rFonts w:ascii="Garamond" w:eastAsia="Garamond" w:hAnsi="Garamond" w:cs="Garamond"/>
          <w:i/>
          <w:color w:val="auto"/>
          <w:shd w:val="clear" w:color="auto" w:fill="FFFFFF"/>
        </w:rPr>
        <w:t>Advances in Agronomy</w:t>
      </w:r>
      <w:r w:rsidRPr="003D1804">
        <w:rPr>
          <w:rFonts w:ascii="Garamond" w:eastAsia="Garamond" w:hAnsi="Garamond" w:cs="Garamond"/>
          <w:color w:val="auto"/>
          <w:shd w:val="clear" w:color="auto" w:fill="FFFFFF"/>
        </w:rPr>
        <w:t>. Academic Press.</w:t>
      </w:r>
    </w:p>
    <w:p w14:paraId="214EE5C1"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Kraft, K. H., Brown, C. H., </w:t>
      </w:r>
      <w:proofErr w:type="spellStart"/>
      <w:r w:rsidRPr="003D1804">
        <w:rPr>
          <w:rFonts w:ascii="Garamond" w:eastAsia="Garamond" w:hAnsi="Garamond" w:cs="Garamond"/>
          <w:color w:val="auto"/>
          <w:shd w:val="clear" w:color="auto" w:fill="FFFFFF"/>
        </w:rPr>
        <w:t>Nabhan</w:t>
      </w:r>
      <w:proofErr w:type="spellEnd"/>
      <w:r w:rsidRPr="003D1804">
        <w:rPr>
          <w:rFonts w:ascii="Garamond" w:eastAsia="Garamond" w:hAnsi="Garamond" w:cs="Garamond"/>
          <w:color w:val="auto"/>
          <w:shd w:val="clear" w:color="auto" w:fill="FFFFFF"/>
        </w:rPr>
        <w:t xml:space="preserve">, G. P., </w:t>
      </w:r>
      <w:proofErr w:type="spellStart"/>
      <w:r w:rsidRPr="003D1804">
        <w:rPr>
          <w:rFonts w:ascii="Garamond" w:eastAsia="Garamond" w:hAnsi="Garamond" w:cs="Garamond"/>
          <w:color w:val="auto"/>
          <w:shd w:val="clear" w:color="auto" w:fill="FFFFFF"/>
        </w:rPr>
        <w:t>Luedeling</w:t>
      </w:r>
      <w:proofErr w:type="spellEnd"/>
      <w:r w:rsidRPr="003D1804">
        <w:rPr>
          <w:rFonts w:ascii="Garamond" w:eastAsia="Garamond" w:hAnsi="Garamond" w:cs="Garamond"/>
          <w:color w:val="auto"/>
          <w:shd w:val="clear" w:color="auto" w:fill="FFFFFF"/>
        </w:rPr>
        <w:t xml:space="preserve">, E., Ruiz, J. D. J. L., </w:t>
      </w:r>
      <w:proofErr w:type="spellStart"/>
      <w:r w:rsidRPr="003D1804">
        <w:rPr>
          <w:rFonts w:ascii="Garamond" w:eastAsia="Garamond" w:hAnsi="Garamond" w:cs="Garamond"/>
          <w:color w:val="auto"/>
          <w:shd w:val="clear" w:color="auto" w:fill="FFFFFF"/>
        </w:rPr>
        <w:t>d’Eeckenbrugge</w:t>
      </w:r>
      <w:proofErr w:type="spellEnd"/>
      <w:r w:rsidRPr="003D1804">
        <w:rPr>
          <w:rFonts w:ascii="Garamond" w:eastAsia="Garamond" w:hAnsi="Garamond" w:cs="Garamond"/>
          <w:color w:val="auto"/>
          <w:shd w:val="clear" w:color="auto" w:fill="FFFFFF"/>
        </w:rPr>
        <w:t xml:space="preserve">, G. C., </w:t>
      </w:r>
      <w:proofErr w:type="gramStart"/>
      <w:r w:rsidRPr="003D1804">
        <w:rPr>
          <w:rFonts w:ascii="Garamond" w:eastAsia="Garamond" w:hAnsi="Garamond" w:cs="Garamond"/>
          <w:color w:val="auto"/>
          <w:shd w:val="clear" w:color="auto" w:fill="FFFFFF"/>
        </w:rPr>
        <w:t>et al..</w:t>
      </w:r>
      <w:proofErr w:type="gramEnd"/>
      <w:r w:rsidRPr="003D1804">
        <w:rPr>
          <w:rFonts w:ascii="Garamond" w:eastAsia="Garamond" w:hAnsi="Garamond" w:cs="Garamond"/>
          <w:color w:val="auto"/>
          <w:shd w:val="clear" w:color="auto" w:fill="FFFFFF"/>
        </w:rPr>
        <w:t xml:space="preserve"> (2014). Multiple lines of evidence for the origin of domesticated chili pepper, Capsicum annuum, in Mexico. </w:t>
      </w:r>
      <w:r w:rsidRPr="003D1804">
        <w:rPr>
          <w:rFonts w:ascii="Garamond" w:eastAsia="Garamond" w:hAnsi="Garamond" w:cs="Garamond"/>
          <w:i/>
          <w:iCs/>
          <w:color w:val="auto"/>
          <w:shd w:val="clear" w:color="auto" w:fill="FFFFFF"/>
        </w:rPr>
        <w:t>Proceedings of the National Academy of Sciences</w:t>
      </w:r>
      <w:r w:rsidRPr="003D1804">
        <w:rPr>
          <w:rFonts w:ascii="Garamond" w:eastAsia="Garamond" w:hAnsi="Garamond" w:cs="Garamond"/>
          <w:color w:val="auto"/>
          <w:shd w:val="clear" w:color="auto" w:fill="FFFFFF"/>
        </w:rPr>
        <w:t>, 111(17), 6165-6170.</w:t>
      </w:r>
    </w:p>
    <w:p w14:paraId="6AD0E857" w14:textId="70B1A06E"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Levins</w:t>
      </w:r>
      <w:proofErr w:type="spellEnd"/>
      <w:r w:rsidRPr="003D1804">
        <w:rPr>
          <w:rFonts w:ascii="Garamond" w:eastAsia="Garamond" w:hAnsi="Garamond" w:cs="Garamond"/>
          <w:color w:val="auto"/>
          <w:shd w:val="clear" w:color="auto" w:fill="FFFFFF"/>
        </w:rPr>
        <w:t xml:space="preserve"> R.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1962</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Theory of fitness in a heterogeneous environment. I. The fitness set and adaptive function. </w:t>
      </w:r>
      <w:r w:rsidRPr="003D1804">
        <w:rPr>
          <w:rFonts w:ascii="Garamond" w:eastAsia="Garamond" w:hAnsi="Garamond" w:cs="Garamond"/>
          <w:i/>
          <w:iCs/>
          <w:color w:val="auto"/>
          <w:shd w:val="clear" w:color="auto" w:fill="FFFFFF"/>
        </w:rPr>
        <w:t>The American Naturalist</w:t>
      </w:r>
      <w:r w:rsidRPr="003D1804">
        <w:rPr>
          <w:rFonts w:ascii="Garamond" w:eastAsia="Garamond" w:hAnsi="Garamond" w:cs="Garamond"/>
          <w:color w:val="auto"/>
          <w:shd w:val="clear" w:color="auto" w:fill="FFFFFF"/>
        </w:rPr>
        <w:t xml:space="preserve"> 96 (891): 361–73.</w:t>
      </w:r>
    </w:p>
    <w:p w14:paraId="6B6E3987" w14:textId="5623ACF9"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lastRenderedPageBreak/>
        <w:t xml:space="preserve">Lin, Tao, </w:t>
      </w:r>
      <w:proofErr w:type="spellStart"/>
      <w:r w:rsidRPr="003D1804">
        <w:rPr>
          <w:rFonts w:ascii="Garamond" w:eastAsia="Garamond" w:hAnsi="Garamond" w:cs="Garamond"/>
          <w:color w:val="auto"/>
          <w:shd w:val="clear" w:color="auto" w:fill="FFFFFF"/>
        </w:rPr>
        <w:t>Guangtao</w:t>
      </w:r>
      <w:proofErr w:type="spellEnd"/>
      <w:r w:rsidRPr="003D1804">
        <w:rPr>
          <w:rFonts w:ascii="Garamond" w:eastAsia="Garamond" w:hAnsi="Garamond" w:cs="Garamond"/>
          <w:color w:val="auto"/>
          <w:shd w:val="clear" w:color="auto" w:fill="FFFFFF"/>
        </w:rPr>
        <w:t xml:space="preserve"> Zhu, Junhong Zhang, </w:t>
      </w:r>
      <w:proofErr w:type="spellStart"/>
      <w:r w:rsidRPr="003D1804">
        <w:rPr>
          <w:rFonts w:ascii="Garamond" w:eastAsia="Garamond" w:hAnsi="Garamond" w:cs="Garamond"/>
          <w:color w:val="auto"/>
          <w:shd w:val="clear" w:color="auto" w:fill="FFFFFF"/>
        </w:rPr>
        <w:t>Xiangyang</w:t>
      </w:r>
      <w:proofErr w:type="spellEnd"/>
      <w:r w:rsidRPr="003D1804">
        <w:rPr>
          <w:rFonts w:ascii="Garamond" w:eastAsia="Garamond" w:hAnsi="Garamond" w:cs="Garamond"/>
          <w:color w:val="auto"/>
          <w:shd w:val="clear" w:color="auto" w:fill="FFFFFF"/>
        </w:rPr>
        <w:t xml:space="preserve"> Xu, </w:t>
      </w:r>
      <w:proofErr w:type="spellStart"/>
      <w:r w:rsidRPr="003D1804">
        <w:rPr>
          <w:rFonts w:ascii="Garamond" w:eastAsia="Garamond" w:hAnsi="Garamond" w:cs="Garamond"/>
          <w:color w:val="auto"/>
          <w:shd w:val="clear" w:color="auto" w:fill="FFFFFF"/>
        </w:rPr>
        <w:t>Qinghui</w:t>
      </w:r>
      <w:proofErr w:type="spellEnd"/>
      <w:r w:rsidRPr="003D1804">
        <w:rPr>
          <w:rFonts w:ascii="Garamond" w:eastAsia="Garamond" w:hAnsi="Garamond" w:cs="Garamond"/>
          <w:color w:val="auto"/>
          <w:shd w:val="clear" w:color="auto" w:fill="FFFFFF"/>
        </w:rPr>
        <w:t xml:space="preserve"> Yu, Zheng </w:t>
      </w:r>
      <w:proofErr w:type="spellStart"/>
      <w:r w:rsidRPr="003D1804">
        <w:rPr>
          <w:rFonts w:ascii="Garamond" w:eastAsia="Garamond" w:hAnsi="Garamond" w:cs="Garamond"/>
          <w:color w:val="auto"/>
          <w:shd w:val="clear" w:color="auto" w:fill="FFFFFF"/>
        </w:rPr>
        <w:t>Zheng</w:t>
      </w:r>
      <w:proofErr w:type="spellEnd"/>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Zhonghua</w:t>
      </w:r>
      <w:proofErr w:type="spellEnd"/>
      <w:r w:rsidRPr="003D1804">
        <w:rPr>
          <w:rFonts w:ascii="Garamond" w:eastAsia="Garamond" w:hAnsi="Garamond" w:cs="Garamond"/>
          <w:color w:val="auto"/>
          <w:shd w:val="clear" w:color="auto" w:fill="FFFFFF"/>
        </w:rPr>
        <w:t xml:space="preserve"> Zhang, et al. 2014. Genomic Analyses Provide Insights into the History of Tomato Breeding</w:t>
      </w:r>
      <w:r w:rsidRPr="003D1804">
        <w:rPr>
          <w:rFonts w:ascii="Garamond" w:eastAsia="Garamond" w:hAnsi="Garamond" w:cs="Garamond"/>
          <w:i/>
          <w:iCs/>
          <w:color w:val="auto"/>
          <w:shd w:val="clear" w:color="auto" w:fill="FFFFFF"/>
        </w:rPr>
        <w:t>. Nature Genetics</w:t>
      </w:r>
      <w:r w:rsidRPr="003D1804">
        <w:rPr>
          <w:rFonts w:ascii="Garamond" w:eastAsia="Garamond" w:hAnsi="Garamond" w:cs="Garamond"/>
          <w:color w:val="auto"/>
          <w:shd w:val="clear" w:color="auto" w:fill="FFFFFF"/>
        </w:rPr>
        <w:t xml:space="preserve"> 46 (11): 1220–26. </w:t>
      </w:r>
      <w:hyperlink r:id="rId15" w:history="1">
        <w:r w:rsidR="009950F1" w:rsidRPr="003D1804">
          <w:rPr>
            <w:rStyle w:val="Hyperlink"/>
            <w:rFonts w:ascii="Garamond" w:eastAsia="Garamond" w:hAnsi="Garamond" w:cs="Garamond"/>
            <w:color w:val="auto"/>
            <w:shd w:val="clear" w:color="auto" w:fill="FFFFFF"/>
          </w:rPr>
          <w:t>https://doi.org/10.1038/ng.3117</w:t>
        </w:r>
      </w:hyperlink>
      <w:r w:rsidRPr="003D1804">
        <w:rPr>
          <w:rFonts w:ascii="Garamond" w:eastAsia="Garamond" w:hAnsi="Garamond" w:cs="Garamond"/>
          <w:color w:val="auto"/>
          <w:shd w:val="clear" w:color="auto" w:fill="FFFFFF"/>
        </w:rPr>
        <w:t>.</w:t>
      </w:r>
    </w:p>
    <w:p w14:paraId="15BA3C05" w14:textId="2D060EC1" w:rsidR="009950F1" w:rsidRPr="003D1804" w:rsidRDefault="009950F1"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hAnsi="Garamond" w:cs="Arial"/>
          <w:color w:val="auto"/>
          <w:shd w:val="clear" w:color="auto" w:fill="FFFFFF"/>
        </w:rPr>
        <w:t xml:space="preserve">David </w:t>
      </w:r>
      <w:proofErr w:type="spellStart"/>
      <w:r w:rsidRPr="003D1804">
        <w:rPr>
          <w:rFonts w:ascii="Garamond" w:hAnsi="Garamond" w:cs="Arial"/>
          <w:color w:val="auto"/>
          <w:shd w:val="clear" w:color="auto" w:fill="FFFFFF"/>
        </w:rPr>
        <w:t>Lobaton</w:t>
      </w:r>
      <w:proofErr w:type="spellEnd"/>
      <w:r w:rsidRPr="003D1804">
        <w:rPr>
          <w:rFonts w:ascii="Garamond" w:hAnsi="Garamond" w:cs="Arial"/>
          <w:color w:val="auto"/>
          <w:shd w:val="clear" w:color="auto" w:fill="FFFFFF"/>
        </w:rPr>
        <w:t xml:space="preserve">, J., Miller, T., Gil, J., Ariza, D., </w:t>
      </w:r>
      <w:proofErr w:type="spellStart"/>
      <w:r w:rsidRPr="003D1804">
        <w:rPr>
          <w:rFonts w:ascii="Garamond" w:hAnsi="Garamond" w:cs="Arial"/>
          <w:color w:val="auto"/>
          <w:shd w:val="clear" w:color="auto" w:fill="FFFFFF"/>
        </w:rPr>
        <w:t>Fernanado</w:t>
      </w:r>
      <w:proofErr w:type="spellEnd"/>
      <w:r w:rsidRPr="003D1804">
        <w:rPr>
          <w:rFonts w:ascii="Garamond" w:hAnsi="Garamond" w:cs="Arial"/>
          <w:color w:val="auto"/>
          <w:shd w:val="clear" w:color="auto" w:fill="FFFFFF"/>
        </w:rPr>
        <w:t xml:space="preserve"> de la </w:t>
      </w:r>
      <w:proofErr w:type="spellStart"/>
      <w:r w:rsidRPr="003D1804">
        <w:rPr>
          <w:rFonts w:ascii="Garamond" w:hAnsi="Garamond" w:cs="Arial"/>
          <w:color w:val="auto"/>
          <w:shd w:val="clear" w:color="auto" w:fill="FFFFFF"/>
        </w:rPr>
        <w:t>Hoz</w:t>
      </w:r>
      <w:proofErr w:type="spellEnd"/>
      <w:r w:rsidRPr="003D1804">
        <w:rPr>
          <w:rFonts w:ascii="Garamond" w:hAnsi="Garamond" w:cs="Arial"/>
          <w:color w:val="auto"/>
          <w:shd w:val="clear" w:color="auto" w:fill="FFFFFF"/>
        </w:rPr>
        <w:t xml:space="preserve">, J., Soler, A., ... &amp; </w:t>
      </w:r>
      <w:proofErr w:type="spellStart"/>
      <w:r w:rsidRPr="003D1804">
        <w:rPr>
          <w:rFonts w:ascii="Garamond" w:hAnsi="Garamond" w:cs="Arial"/>
          <w:color w:val="auto"/>
          <w:shd w:val="clear" w:color="auto" w:fill="FFFFFF"/>
        </w:rPr>
        <w:t>Raatz</w:t>
      </w:r>
      <w:proofErr w:type="spellEnd"/>
      <w:r w:rsidRPr="003D1804">
        <w:rPr>
          <w:rFonts w:ascii="Garamond" w:hAnsi="Garamond" w:cs="Arial"/>
          <w:color w:val="auto"/>
          <w:shd w:val="clear" w:color="auto" w:fill="FFFFFF"/>
        </w:rPr>
        <w:t>, B. (2018). Resequencing of common bean identifies regions of inter-gene pool introgression and provides comprehensive resources for molecular breeding. </w:t>
      </w:r>
      <w:r w:rsidRPr="003D1804">
        <w:rPr>
          <w:rFonts w:ascii="Garamond" w:hAnsi="Garamond" w:cs="Arial"/>
          <w:i/>
          <w:iCs/>
          <w:color w:val="auto"/>
          <w:shd w:val="clear" w:color="auto" w:fill="FFFFFF"/>
        </w:rPr>
        <w:t>The plant genome</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11</w:t>
      </w:r>
      <w:r w:rsidRPr="003D1804">
        <w:rPr>
          <w:rFonts w:ascii="Garamond" w:hAnsi="Garamond" w:cs="Arial"/>
          <w:color w:val="auto"/>
          <w:shd w:val="clear" w:color="auto" w:fill="FFFFFF"/>
        </w:rPr>
        <w:t>(2), 1-2.</w:t>
      </w:r>
    </w:p>
    <w:p w14:paraId="2EAD1F79" w14:textId="77777777" w:rsidR="009B3503" w:rsidRPr="003D1804" w:rsidRDefault="000E71B2" w:rsidP="009B3503">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MacQueen, A. H., White, J. W., Lee, R., Osorno, J. M., Schmutz, J., Miklas, P. N., et al.  (2020). Genetic Associations in Four Decades of </w:t>
      </w:r>
      <w:proofErr w:type="spellStart"/>
      <w:r w:rsidRPr="003D1804">
        <w:rPr>
          <w:rFonts w:ascii="Garamond" w:eastAsia="Garamond" w:hAnsi="Garamond" w:cs="Garamond"/>
          <w:color w:val="auto"/>
          <w:shd w:val="clear" w:color="auto" w:fill="FFFFFF"/>
        </w:rPr>
        <w:t>Multienvironment</w:t>
      </w:r>
      <w:proofErr w:type="spellEnd"/>
      <w:r w:rsidRPr="003D1804">
        <w:rPr>
          <w:rFonts w:ascii="Garamond" w:eastAsia="Garamond" w:hAnsi="Garamond" w:cs="Garamond"/>
          <w:color w:val="auto"/>
          <w:shd w:val="clear" w:color="auto" w:fill="FFFFFF"/>
        </w:rPr>
        <w:t xml:space="preserve"> Trials Reveal Agronomic Trait Evolution in Common Bean. </w:t>
      </w:r>
      <w:r w:rsidRPr="003D1804">
        <w:rPr>
          <w:rFonts w:ascii="Garamond" w:eastAsia="Garamond" w:hAnsi="Garamond" w:cs="Garamond"/>
          <w:i/>
          <w:color w:val="auto"/>
          <w:shd w:val="clear" w:color="auto" w:fill="FFFFFF"/>
        </w:rPr>
        <w:t>Genetics</w:t>
      </w:r>
      <w:r w:rsidRPr="003D1804">
        <w:rPr>
          <w:rFonts w:ascii="Garamond" w:eastAsia="Garamond" w:hAnsi="Garamond" w:cs="Garamond"/>
          <w:color w:val="auto"/>
          <w:shd w:val="clear" w:color="auto" w:fill="FFFFFF"/>
        </w:rPr>
        <w:t xml:space="preserve">, </w:t>
      </w:r>
      <w:r w:rsidRPr="003D1804">
        <w:rPr>
          <w:rFonts w:ascii="Garamond" w:eastAsia="Garamond" w:hAnsi="Garamond" w:cs="Garamond"/>
          <w:i/>
          <w:color w:val="auto"/>
          <w:shd w:val="clear" w:color="auto" w:fill="FFFFFF"/>
        </w:rPr>
        <w:t>215</w:t>
      </w:r>
      <w:r w:rsidRPr="003D1804">
        <w:rPr>
          <w:rFonts w:ascii="Garamond" w:eastAsia="Garamond" w:hAnsi="Garamond" w:cs="Garamond"/>
          <w:color w:val="auto"/>
          <w:shd w:val="clear" w:color="auto" w:fill="FFFFFF"/>
        </w:rPr>
        <w:t>(1), 267-284</w:t>
      </w:r>
      <w:r w:rsidR="009B3503" w:rsidRPr="003D1804">
        <w:rPr>
          <w:rFonts w:ascii="Garamond" w:eastAsia="Garamond" w:hAnsi="Garamond" w:cs="Garamond"/>
          <w:color w:val="auto"/>
          <w:shd w:val="clear" w:color="auto" w:fill="FFFFFF"/>
        </w:rPr>
        <w:t>.</w:t>
      </w:r>
    </w:p>
    <w:p w14:paraId="4457D32C" w14:textId="2F792E13" w:rsidR="006C52D7" w:rsidRPr="003D1804" w:rsidRDefault="006C52D7" w:rsidP="006C52D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shd w:val="clear" w:color="auto" w:fill="FFFFFF"/>
        </w:rPr>
        <w:t>Malczewski</w:t>
      </w:r>
      <w:proofErr w:type="spellEnd"/>
      <w:r w:rsidRPr="003D1804">
        <w:rPr>
          <w:rFonts w:ascii="Garamond" w:hAnsi="Garamond" w:cs="Arial"/>
          <w:color w:val="auto"/>
          <w:shd w:val="clear" w:color="auto" w:fill="FFFFFF"/>
        </w:rPr>
        <w:t xml:space="preserve">, J., &amp; </w:t>
      </w:r>
      <w:proofErr w:type="spellStart"/>
      <w:r w:rsidRPr="003D1804">
        <w:rPr>
          <w:rFonts w:ascii="Garamond" w:hAnsi="Garamond" w:cs="Arial"/>
          <w:color w:val="auto"/>
          <w:shd w:val="clear" w:color="auto" w:fill="FFFFFF"/>
        </w:rPr>
        <w:t>Rinner</w:t>
      </w:r>
      <w:proofErr w:type="spellEnd"/>
      <w:r w:rsidRPr="003D1804">
        <w:rPr>
          <w:rFonts w:ascii="Garamond" w:hAnsi="Garamond" w:cs="Arial"/>
          <w:color w:val="auto"/>
          <w:shd w:val="clear" w:color="auto" w:fill="FFFFFF"/>
        </w:rPr>
        <w:t>, C. (2015). </w:t>
      </w:r>
      <w:r w:rsidRPr="003D1804">
        <w:rPr>
          <w:rFonts w:ascii="Garamond" w:hAnsi="Garamond" w:cs="Arial"/>
          <w:i/>
          <w:iCs/>
          <w:color w:val="auto"/>
          <w:shd w:val="clear" w:color="auto" w:fill="FFFFFF"/>
        </w:rPr>
        <w:t>Multicriteria decision analysis in geographic information science</w:t>
      </w:r>
      <w:r w:rsidRPr="003D1804">
        <w:rPr>
          <w:rFonts w:ascii="Garamond" w:hAnsi="Garamond" w:cs="Arial"/>
          <w:color w:val="auto"/>
          <w:shd w:val="clear" w:color="auto" w:fill="FFFFFF"/>
        </w:rPr>
        <w:t> (p. 331). New York: Springer.</w:t>
      </w:r>
    </w:p>
    <w:p w14:paraId="252E76C6" w14:textId="48574B0B" w:rsidR="00AF7B85" w:rsidRPr="003D1804" w:rsidRDefault="009950F1"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hAnsi="Garamond" w:cs="Arial"/>
          <w:color w:val="auto"/>
          <w:shd w:val="clear" w:color="auto" w:fill="FFFFFF"/>
        </w:rPr>
        <w:t>Mamidi</w:t>
      </w:r>
      <w:proofErr w:type="spellEnd"/>
      <w:r w:rsidRPr="003D1804">
        <w:rPr>
          <w:rFonts w:ascii="Garamond" w:hAnsi="Garamond" w:cs="Arial"/>
          <w:color w:val="auto"/>
          <w:shd w:val="clear" w:color="auto" w:fill="FFFFFF"/>
        </w:rPr>
        <w:t xml:space="preserve">, S., Rossi, M., Annam, D., Moghaddam, S., Lee, R., Papa, R., &amp; McClean, P. (2011). Investigation of the domestication of common bean (Phaseolus vulgaris) using </w:t>
      </w:r>
      <w:proofErr w:type="spellStart"/>
      <w:r w:rsidRPr="003D1804">
        <w:rPr>
          <w:rFonts w:ascii="Garamond" w:hAnsi="Garamond" w:cs="Arial"/>
          <w:color w:val="auto"/>
          <w:shd w:val="clear" w:color="auto" w:fill="FFFFFF"/>
        </w:rPr>
        <w:t>multilocus</w:t>
      </w:r>
      <w:proofErr w:type="spellEnd"/>
      <w:r w:rsidRPr="003D1804">
        <w:rPr>
          <w:rFonts w:ascii="Garamond" w:hAnsi="Garamond" w:cs="Arial"/>
          <w:color w:val="auto"/>
          <w:shd w:val="clear" w:color="auto" w:fill="FFFFFF"/>
        </w:rPr>
        <w:t xml:space="preserve"> sequence data. </w:t>
      </w:r>
      <w:r w:rsidRPr="003D1804">
        <w:rPr>
          <w:rFonts w:ascii="Garamond" w:hAnsi="Garamond" w:cs="Arial"/>
          <w:i/>
          <w:iCs/>
          <w:color w:val="auto"/>
          <w:shd w:val="clear" w:color="auto" w:fill="FFFFFF"/>
        </w:rPr>
        <w:t>Functional Plant Biology</w:t>
      </w:r>
      <w:r w:rsidRPr="003D1804">
        <w:rPr>
          <w:rFonts w:ascii="Garamond" w:hAnsi="Garamond" w:cs="Arial"/>
          <w:color w:val="auto"/>
          <w:shd w:val="clear" w:color="auto" w:fill="FFFFFF"/>
        </w:rPr>
        <w:t>, </w:t>
      </w:r>
      <w:r w:rsidRPr="003D1804">
        <w:rPr>
          <w:rFonts w:ascii="Garamond" w:hAnsi="Garamond" w:cs="Arial"/>
          <w:i/>
          <w:iCs/>
          <w:color w:val="auto"/>
          <w:shd w:val="clear" w:color="auto" w:fill="FFFFFF"/>
        </w:rPr>
        <w:t>38</w:t>
      </w:r>
      <w:r w:rsidRPr="003D1804">
        <w:rPr>
          <w:rFonts w:ascii="Garamond" w:hAnsi="Garamond" w:cs="Arial"/>
          <w:color w:val="auto"/>
          <w:shd w:val="clear" w:color="auto" w:fill="FFFFFF"/>
        </w:rPr>
        <w:t>(12), 953-967</w:t>
      </w:r>
      <w:r w:rsidR="000E71B2" w:rsidRPr="003D1804">
        <w:rPr>
          <w:rFonts w:ascii="Garamond" w:eastAsia="Garamond" w:hAnsi="Garamond" w:cs="Garamond"/>
          <w:color w:val="auto"/>
          <w:shd w:val="clear" w:color="auto" w:fill="FFFFFF"/>
        </w:rPr>
        <w:t xml:space="preserve">. </w:t>
      </w:r>
      <w:hyperlink r:id="rId16">
        <w:r w:rsidR="000E71B2" w:rsidRPr="003D1804">
          <w:rPr>
            <w:rFonts w:ascii="Garamond" w:eastAsia="Garamond" w:hAnsi="Garamond" w:cs="Garamond"/>
            <w:color w:val="auto"/>
            <w:u w:val="single"/>
            <w:shd w:val="clear" w:color="auto" w:fill="FFFFFF"/>
          </w:rPr>
          <w:t>https://doi.org/10.1071/FP11124</w:t>
        </w:r>
      </w:hyperlink>
    </w:p>
    <w:p w14:paraId="028F54CA" w14:textId="3ACDB25D"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Miller, </w:t>
      </w:r>
      <w:r w:rsidR="009950F1" w:rsidRPr="003D1804">
        <w:rPr>
          <w:rFonts w:ascii="Garamond" w:eastAsia="Garamond" w:hAnsi="Garamond" w:cs="Garamond"/>
          <w:color w:val="auto"/>
          <w:shd w:val="clear" w:color="auto" w:fill="FFFFFF"/>
        </w:rPr>
        <w:t xml:space="preserve">A. </w:t>
      </w:r>
      <w:r w:rsidRPr="003D1804">
        <w:rPr>
          <w:rFonts w:ascii="Garamond" w:eastAsia="Garamond" w:hAnsi="Garamond" w:cs="Garamond"/>
          <w:color w:val="auto"/>
          <w:shd w:val="clear" w:color="auto" w:fill="FFFFFF"/>
        </w:rPr>
        <w:t>J. and Gross</w:t>
      </w:r>
      <w:r w:rsidR="009950F1" w:rsidRPr="003D1804">
        <w:rPr>
          <w:rFonts w:ascii="Garamond" w:eastAsia="Garamond" w:hAnsi="Garamond" w:cs="Garamond"/>
          <w:color w:val="auto"/>
          <w:shd w:val="clear" w:color="auto" w:fill="FFFFFF"/>
        </w:rPr>
        <w:t>, B.L</w:t>
      </w:r>
      <w:r w:rsidRPr="003D1804">
        <w:rPr>
          <w:rFonts w:ascii="Garamond" w:eastAsia="Garamond" w:hAnsi="Garamond" w:cs="Garamond"/>
          <w:color w:val="auto"/>
          <w:shd w:val="clear" w:color="auto" w:fill="FFFFFF"/>
        </w:rPr>
        <w:t xml:space="preserve">.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2011</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From Forest to Field: Perennial Fruit Crop Domestication. </w:t>
      </w:r>
      <w:r w:rsidRPr="003D1804">
        <w:rPr>
          <w:rFonts w:ascii="Garamond" w:eastAsia="Garamond" w:hAnsi="Garamond" w:cs="Garamond"/>
          <w:i/>
          <w:iCs/>
          <w:color w:val="auto"/>
          <w:shd w:val="clear" w:color="auto" w:fill="FFFFFF"/>
        </w:rPr>
        <w:t>American Journal of Botany</w:t>
      </w:r>
      <w:r w:rsidRPr="003D1804">
        <w:rPr>
          <w:rFonts w:ascii="Garamond" w:eastAsia="Garamond" w:hAnsi="Garamond" w:cs="Garamond"/>
          <w:color w:val="auto"/>
          <w:shd w:val="clear" w:color="auto" w:fill="FFFFFF"/>
        </w:rPr>
        <w:t xml:space="preserve"> 98 (9): 1389–1414.</w:t>
      </w:r>
    </w:p>
    <w:p w14:paraId="4FB4681A" w14:textId="5F8A11CE"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Moyers, </w:t>
      </w:r>
      <w:r w:rsidR="009950F1" w:rsidRPr="003D1804">
        <w:rPr>
          <w:rFonts w:ascii="Garamond" w:eastAsia="Garamond" w:hAnsi="Garamond" w:cs="Garamond"/>
          <w:color w:val="auto"/>
          <w:shd w:val="clear" w:color="auto" w:fill="FFFFFF"/>
        </w:rPr>
        <w:t>B.</w:t>
      </w:r>
      <w:r w:rsidRPr="003D1804">
        <w:rPr>
          <w:rFonts w:ascii="Garamond" w:eastAsia="Garamond" w:hAnsi="Garamond" w:cs="Garamond"/>
          <w:color w:val="auto"/>
          <w:shd w:val="clear" w:color="auto" w:fill="FFFFFF"/>
        </w:rPr>
        <w:t>T</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Morrell</w:t>
      </w:r>
      <w:r w:rsidR="009950F1" w:rsidRPr="003D1804">
        <w:rPr>
          <w:rFonts w:ascii="Garamond" w:eastAsia="Garamond" w:hAnsi="Garamond" w:cs="Garamond"/>
          <w:color w:val="auto"/>
          <w:shd w:val="clear" w:color="auto" w:fill="FFFFFF"/>
        </w:rPr>
        <w:t>, P.L.</w:t>
      </w:r>
      <w:r w:rsidRPr="003D1804">
        <w:rPr>
          <w:rFonts w:ascii="Garamond" w:eastAsia="Garamond" w:hAnsi="Garamond" w:cs="Garamond"/>
          <w:color w:val="auto"/>
          <w:shd w:val="clear" w:color="auto" w:fill="FFFFFF"/>
        </w:rPr>
        <w:t xml:space="preserve"> and McKay</w:t>
      </w:r>
      <w:r w:rsidR="009950F1" w:rsidRPr="003D1804">
        <w:rPr>
          <w:rFonts w:ascii="Garamond" w:eastAsia="Garamond" w:hAnsi="Garamond" w:cs="Garamond"/>
          <w:color w:val="auto"/>
          <w:shd w:val="clear" w:color="auto" w:fill="FFFFFF"/>
        </w:rPr>
        <w:t>, J.K</w:t>
      </w:r>
      <w:r w:rsidRPr="003D1804">
        <w:rPr>
          <w:rFonts w:ascii="Garamond" w:eastAsia="Garamond" w:hAnsi="Garamond" w:cs="Garamond"/>
          <w:color w:val="auto"/>
          <w:shd w:val="clear" w:color="auto" w:fill="FFFFFF"/>
        </w:rPr>
        <w:t xml:space="preserve">.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2018</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Genetic Costs of Domestication and Improvement. </w:t>
      </w:r>
      <w:r w:rsidRPr="003D1804">
        <w:rPr>
          <w:rFonts w:ascii="Garamond" w:eastAsia="Garamond" w:hAnsi="Garamond" w:cs="Garamond"/>
          <w:i/>
          <w:iCs/>
          <w:color w:val="auto"/>
          <w:shd w:val="clear" w:color="auto" w:fill="FFFFFF"/>
        </w:rPr>
        <w:t>Journal of Heredity</w:t>
      </w:r>
      <w:r w:rsidRPr="003D1804">
        <w:rPr>
          <w:rFonts w:ascii="Garamond" w:eastAsia="Garamond" w:hAnsi="Garamond" w:cs="Garamond"/>
          <w:color w:val="auto"/>
          <w:shd w:val="clear" w:color="auto" w:fill="FFFFFF"/>
        </w:rPr>
        <w:t xml:space="preserve"> 109 (2): 103–16. https://doi.org/10.1093/jhered/esx069.</w:t>
      </w:r>
    </w:p>
    <w:p w14:paraId="570A996B" w14:textId="072DCE8F"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Myers, J., </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1988</w:t>
      </w:r>
      <w:r w:rsidR="009950F1" w:rsidRPr="003D1804">
        <w:rPr>
          <w:rFonts w:ascii="Garamond" w:eastAsia="Garamond" w:hAnsi="Garamond" w:cs="Garamond"/>
          <w:color w:val="auto"/>
          <w:shd w:val="clear" w:color="auto" w:fill="FFFFFF"/>
        </w:rPr>
        <w:t>)</w:t>
      </w:r>
      <w:r w:rsidRPr="003D1804">
        <w:rPr>
          <w:rFonts w:ascii="Garamond" w:eastAsia="Garamond" w:hAnsi="Garamond" w:cs="Garamond"/>
          <w:color w:val="auto"/>
          <w:shd w:val="clear" w:color="auto" w:fill="FFFFFF"/>
        </w:rPr>
        <w:t xml:space="preserve"> The Cooperative Dry Bean Nursery. Reports of the Bean Improvement Cooperative: 209–210.</w:t>
      </w:r>
    </w:p>
    <w:p w14:paraId="4CAC84E6"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Oksanen, J., Blanchet, F. G., </w:t>
      </w:r>
      <w:proofErr w:type="spellStart"/>
      <w:r w:rsidRPr="003D1804">
        <w:rPr>
          <w:rFonts w:ascii="Garamond" w:eastAsia="Garamond" w:hAnsi="Garamond" w:cs="Garamond"/>
          <w:color w:val="auto"/>
          <w:shd w:val="clear" w:color="auto" w:fill="FFFFFF"/>
        </w:rPr>
        <w:t>Kindt</w:t>
      </w:r>
      <w:proofErr w:type="spellEnd"/>
      <w:r w:rsidRPr="003D1804">
        <w:rPr>
          <w:rFonts w:ascii="Garamond" w:eastAsia="Garamond" w:hAnsi="Garamond" w:cs="Garamond"/>
          <w:color w:val="auto"/>
          <w:shd w:val="clear" w:color="auto" w:fill="FFFFFF"/>
        </w:rPr>
        <w:t xml:space="preserve">, R., Legendre, P., Minchin, P. R., </w:t>
      </w:r>
      <w:proofErr w:type="spellStart"/>
      <w:r w:rsidRPr="003D1804">
        <w:rPr>
          <w:rFonts w:ascii="Garamond" w:eastAsia="Garamond" w:hAnsi="Garamond" w:cs="Garamond"/>
          <w:color w:val="auto"/>
          <w:shd w:val="clear" w:color="auto" w:fill="FFFFFF"/>
        </w:rPr>
        <w:t>O’hara</w:t>
      </w:r>
      <w:proofErr w:type="spellEnd"/>
      <w:r w:rsidRPr="003D1804">
        <w:rPr>
          <w:rFonts w:ascii="Garamond" w:eastAsia="Garamond" w:hAnsi="Garamond" w:cs="Garamond"/>
          <w:color w:val="auto"/>
          <w:shd w:val="clear" w:color="auto" w:fill="FFFFFF"/>
        </w:rPr>
        <w:t>, R. B., et al.  (2013). Community ecology package. R package version, 2(0).</w:t>
      </w:r>
    </w:p>
    <w:p w14:paraId="11733C08"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rPr>
        <w:t xml:space="preserve">Ortiz, R., </w:t>
      </w:r>
      <w:proofErr w:type="spellStart"/>
      <w:r w:rsidRPr="003D1804">
        <w:rPr>
          <w:rFonts w:ascii="Garamond" w:eastAsia="Garamond" w:hAnsi="Garamond" w:cs="Garamond"/>
          <w:color w:val="auto"/>
        </w:rPr>
        <w:t>Trethowan</w:t>
      </w:r>
      <w:proofErr w:type="spellEnd"/>
      <w:r w:rsidRPr="003D1804">
        <w:rPr>
          <w:rFonts w:ascii="Garamond" w:eastAsia="Garamond" w:hAnsi="Garamond" w:cs="Garamond"/>
          <w:color w:val="auto"/>
        </w:rPr>
        <w:t xml:space="preserve">, R., Ferrara, G. O., Iwanaga, M., </w:t>
      </w:r>
      <w:proofErr w:type="spellStart"/>
      <w:r w:rsidRPr="003D1804">
        <w:rPr>
          <w:rFonts w:ascii="Garamond" w:eastAsia="Garamond" w:hAnsi="Garamond" w:cs="Garamond"/>
          <w:color w:val="auto"/>
        </w:rPr>
        <w:t>Dodds</w:t>
      </w:r>
      <w:proofErr w:type="spellEnd"/>
      <w:r w:rsidRPr="003D1804">
        <w:rPr>
          <w:rFonts w:ascii="Garamond" w:eastAsia="Garamond" w:hAnsi="Garamond" w:cs="Garamond"/>
          <w:color w:val="auto"/>
        </w:rPr>
        <w:t xml:space="preserve">, J. H., Crouch, J. H., et al. (2007). High yield potential, shuttle breeding, genetic diversity, and a new international wheat improvement strategy. </w:t>
      </w:r>
      <w:proofErr w:type="spellStart"/>
      <w:r w:rsidRPr="003D1804">
        <w:rPr>
          <w:rFonts w:ascii="Garamond" w:eastAsia="Garamond" w:hAnsi="Garamond" w:cs="Garamond"/>
          <w:color w:val="auto"/>
        </w:rPr>
        <w:t>Euphytica</w:t>
      </w:r>
      <w:proofErr w:type="spellEnd"/>
      <w:r w:rsidRPr="003D1804">
        <w:rPr>
          <w:rFonts w:ascii="Garamond" w:eastAsia="Garamond" w:hAnsi="Garamond" w:cs="Garamond"/>
          <w:color w:val="auto"/>
        </w:rPr>
        <w:t>, 157(3), 365-384.</w:t>
      </w:r>
    </w:p>
    <w:p w14:paraId="0CD2B588"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Papa, R., &amp; </w:t>
      </w:r>
      <w:proofErr w:type="spellStart"/>
      <w:r w:rsidRPr="003D1804">
        <w:rPr>
          <w:rFonts w:ascii="Garamond" w:eastAsia="Garamond" w:hAnsi="Garamond" w:cs="Garamond"/>
          <w:color w:val="auto"/>
          <w:shd w:val="clear" w:color="auto" w:fill="FFFFFF"/>
        </w:rPr>
        <w:t>Gepts</w:t>
      </w:r>
      <w:proofErr w:type="spellEnd"/>
      <w:r w:rsidRPr="003D1804">
        <w:rPr>
          <w:rFonts w:ascii="Garamond" w:eastAsia="Garamond" w:hAnsi="Garamond" w:cs="Garamond"/>
          <w:color w:val="auto"/>
          <w:shd w:val="clear" w:color="auto" w:fill="FFFFFF"/>
        </w:rPr>
        <w:t>,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Papa, R., Bellucci, E., Rossi, M., Leonardi, S., Rau, D., </w:t>
      </w:r>
      <w:proofErr w:type="spellStart"/>
      <w:r w:rsidRPr="003D1804">
        <w:rPr>
          <w:rFonts w:ascii="Garamond" w:eastAsia="Garamond" w:hAnsi="Garamond" w:cs="Garamond"/>
          <w:color w:val="auto"/>
          <w:shd w:val="clear" w:color="auto" w:fill="FFFFFF"/>
        </w:rPr>
        <w:t>Gepts</w:t>
      </w:r>
      <w:proofErr w:type="spellEnd"/>
      <w:r w:rsidRPr="003D1804">
        <w:rPr>
          <w:rFonts w:ascii="Garamond" w:eastAsia="Garamond" w:hAnsi="Garamond" w:cs="Garamond"/>
          <w:color w:val="auto"/>
          <w:shd w:val="clear" w:color="auto" w:fill="FFFFFF"/>
        </w:rPr>
        <w:t>, P., et al. (2007). Tagging the signatures of domestication in common bean (Phaseolus vulgaris) by means of pooled DNA samples. Annals of Botany, 100(5), 1039-1051.</w:t>
      </w:r>
    </w:p>
    <w:p w14:paraId="0DA0553B"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Parker, T. A., Berny </w:t>
      </w:r>
      <w:proofErr w:type="spellStart"/>
      <w:r w:rsidRPr="003D1804">
        <w:rPr>
          <w:rFonts w:ascii="Garamond" w:eastAsia="Garamond" w:hAnsi="Garamond" w:cs="Garamond"/>
          <w:color w:val="auto"/>
          <w:shd w:val="clear" w:color="auto" w:fill="FFFFFF"/>
        </w:rPr>
        <w:t>Mier</w:t>
      </w:r>
      <w:proofErr w:type="spellEnd"/>
      <w:r w:rsidRPr="003D1804">
        <w:rPr>
          <w:rFonts w:ascii="Garamond" w:eastAsia="Garamond" w:hAnsi="Garamond" w:cs="Garamond"/>
          <w:color w:val="auto"/>
          <w:shd w:val="clear" w:color="auto" w:fill="FFFFFF"/>
        </w:rPr>
        <w:t xml:space="preserve"> y Teran, J. C., </w:t>
      </w:r>
      <w:proofErr w:type="spellStart"/>
      <w:r w:rsidRPr="003D1804">
        <w:rPr>
          <w:rFonts w:ascii="Garamond" w:eastAsia="Garamond" w:hAnsi="Garamond" w:cs="Garamond"/>
          <w:color w:val="auto"/>
          <w:shd w:val="clear" w:color="auto" w:fill="FFFFFF"/>
        </w:rPr>
        <w:t>Palkovic</w:t>
      </w:r>
      <w:proofErr w:type="spellEnd"/>
      <w:r w:rsidRPr="003D1804">
        <w:rPr>
          <w:rFonts w:ascii="Garamond" w:eastAsia="Garamond" w:hAnsi="Garamond" w:cs="Garamond"/>
          <w:color w:val="auto"/>
          <w:shd w:val="clear" w:color="auto" w:fill="FFFFFF"/>
        </w:rPr>
        <w:t xml:space="preserve">, A., </w:t>
      </w:r>
      <w:proofErr w:type="spellStart"/>
      <w:r w:rsidRPr="003D1804">
        <w:rPr>
          <w:rFonts w:ascii="Garamond" w:eastAsia="Garamond" w:hAnsi="Garamond" w:cs="Garamond"/>
          <w:color w:val="auto"/>
          <w:shd w:val="clear" w:color="auto" w:fill="FFFFFF"/>
        </w:rPr>
        <w:t>Jernstedt</w:t>
      </w:r>
      <w:proofErr w:type="spellEnd"/>
      <w:r w:rsidRPr="003D1804">
        <w:rPr>
          <w:rFonts w:ascii="Garamond" w:eastAsia="Garamond" w:hAnsi="Garamond" w:cs="Garamond"/>
          <w:color w:val="auto"/>
          <w:shd w:val="clear" w:color="auto" w:fill="FFFFFF"/>
        </w:rPr>
        <w:t>, J.</w:t>
      </w:r>
      <w:proofErr w:type="gramStart"/>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Gepts</w:t>
      </w:r>
      <w:proofErr w:type="spellEnd"/>
      <w:proofErr w:type="gramEnd"/>
      <w:r w:rsidRPr="003D1804">
        <w:rPr>
          <w:rFonts w:ascii="Garamond" w:eastAsia="Garamond" w:hAnsi="Garamond" w:cs="Garamond"/>
          <w:color w:val="auto"/>
          <w:shd w:val="clear" w:color="auto" w:fill="FFFFFF"/>
        </w:rPr>
        <w:t>, P. (2020). Pod indehiscence is a domestication and aridity resilience trait in common bean. New Phytologist, 225(1), 558-570.</w:t>
      </w:r>
    </w:p>
    <w:p w14:paraId="5AF27007"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R Core Team (2020). R: A language and environment for statistical computing. R Foundation for Statistical Computing, Vienna, Austria. URL https://www.R-project.org/.</w:t>
      </w:r>
    </w:p>
    <w:p w14:paraId="21C0B435"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lastRenderedPageBreak/>
        <w:t>Ramirez</w:t>
      </w:r>
      <w:r w:rsidRPr="003D1804">
        <w:rPr>
          <w:rFonts w:ascii="Times New Roman" w:eastAsia="Times New Roman" w:hAnsi="Times New Roman" w:cs="Times New Roman"/>
          <w:color w:val="auto"/>
          <w:shd w:val="clear" w:color="auto" w:fill="FFFFFF"/>
        </w:rPr>
        <w:t>‐</w:t>
      </w:r>
      <w:r w:rsidRPr="003D1804">
        <w:rPr>
          <w:rFonts w:ascii="Garamond" w:eastAsia="Garamond" w:hAnsi="Garamond" w:cs="Garamond"/>
          <w:color w:val="auto"/>
          <w:shd w:val="clear" w:color="auto" w:fill="FFFFFF"/>
        </w:rPr>
        <w:t xml:space="preserve">Villegas, J., Khoury, C. K., </w:t>
      </w:r>
      <w:proofErr w:type="spellStart"/>
      <w:r w:rsidRPr="003D1804">
        <w:rPr>
          <w:rFonts w:ascii="Garamond" w:eastAsia="Garamond" w:hAnsi="Garamond" w:cs="Garamond"/>
          <w:color w:val="auto"/>
          <w:shd w:val="clear" w:color="auto" w:fill="FFFFFF"/>
        </w:rPr>
        <w:t>Achicanoy</w:t>
      </w:r>
      <w:proofErr w:type="spellEnd"/>
      <w:r w:rsidRPr="003D1804">
        <w:rPr>
          <w:rFonts w:ascii="Garamond" w:eastAsia="Garamond" w:hAnsi="Garamond" w:cs="Garamond"/>
          <w:color w:val="auto"/>
          <w:shd w:val="clear" w:color="auto" w:fill="FFFFFF"/>
        </w:rPr>
        <w:t xml:space="preserve">, H. A., Mendez, A. C., Diaz, M. V., Sosa, C. C., et al. (2020). A gap analysis modelling framework to prioritize collecting for ex situ conservation of crop landraces. </w:t>
      </w:r>
      <w:r w:rsidRPr="003D1804">
        <w:rPr>
          <w:rFonts w:ascii="Garamond" w:eastAsia="Garamond" w:hAnsi="Garamond" w:cs="Garamond"/>
          <w:i/>
          <w:color w:val="auto"/>
          <w:shd w:val="clear" w:color="auto" w:fill="FFFFFF"/>
        </w:rPr>
        <w:t>Diversity and Distributions</w:t>
      </w:r>
      <w:r w:rsidRPr="003D1804">
        <w:rPr>
          <w:rFonts w:ascii="Garamond" w:eastAsia="Garamond" w:hAnsi="Garamond" w:cs="Garamond"/>
          <w:color w:val="auto"/>
          <w:shd w:val="clear" w:color="auto" w:fill="FFFFFF"/>
        </w:rPr>
        <w:t xml:space="preserve">, </w:t>
      </w:r>
      <w:r w:rsidRPr="003D1804">
        <w:rPr>
          <w:rFonts w:ascii="Garamond" w:eastAsia="Garamond" w:hAnsi="Garamond" w:cs="Garamond"/>
          <w:i/>
          <w:color w:val="auto"/>
          <w:shd w:val="clear" w:color="auto" w:fill="FFFFFF"/>
        </w:rPr>
        <w:t>26</w:t>
      </w:r>
      <w:r w:rsidRPr="003D1804">
        <w:rPr>
          <w:rFonts w:ascii="Garamond" w:eastAsia="Garamond" w:hAnsi="Garamond" w:cs="Garamond"/>
          <w:color w:val="auto"/>
          <w:shd w:val="clear" w:color="auto" w:fill="FFFFFF"/>
        </w:rPr>
        <w:t>(6), 730-742.</w:t>
      </w:r>
    </w:p>
    <w:p w14:paraId="78CE0BCC"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Resende</w:t>
      </w:r>
      <w:proofErr w:type="spellEnd"/>
      <w:r w:rsidRPr="003D1804">
        <w:rPr>
          <w:rFonts w:ascii="Garamond" w:eastAsia="Garamond" w:hAnsi="Garamond" w:cs="Garamond"/>
          <w:color w:val="auto"/>
          <w:shd w:val="clear" w:color="auto" w:fill="FFFFFF"/>
        </w:rPr>
        <w:t xml:space="preserve">, R. T., </w:t>
      </w:r>
      <w:proofErr w:type="spellStart"/>
      <w:r w:rsidRPr="003D1804">
        <w:rPr>
          <w:rFonts w:ascii="Garamond" w:eastAsia="Garamond" w:hAnsi="Garamond" w:cs="Garamond"/>
          <w:color w:val="auto"/>
          <w:shd w:val="clear" w:color="auto" w:fill="FFFFFF"/>
        </w:rPr>
        <w:t>Piepho</w:t>
      </w:r>
      <w:proofErr w:type="spellEnd"/>
      <w:r w:rsidRPr="003D1804">
        <w:rPr>
          <w:rFonts w:ascii="Garamond" w:eastAsia="Garamond" w:hAnsi="Garamond" w:cs="Garamond"/>
          <w:color w:val="auto"/>
          <w:shd w:val="clear" w:color="auto" w:fill="FFFFFF"/>
        </w:rPr>
        <w:t xml:space="preserve">, H. P., Rosa, G. J., Silva-Junior, O. B., e Silva, F. F., de </w:t>
      </w:r>
      <w:proofErr w:type="spellStart"/>
      <w:r w:rsidRPr="003D1804">
        <w:rPr>
          <w:rFonts w:ascii="Garamond" w:eastAsia="Garamond" w:hAnsi="Garamond" w:cs="Garamond"/>
          <w:color w:val="auto"/>
          <w:shd w:val="clear" w:color="auto" w:fill="FFFFFF"/>
        </w:rPr>
        <w:t>Resende</w:t>
      </w:r>
      <w:proofErr w:type="spellEnd"/>
      <w:r w:rsidRPr="003D1804">
        <w:rPr>
          <w:rFonts w:ascii="Garamond" w:eastAsia="Garamond" w:hAnsi="Garamond" w:cs="Garamond"/>
          <w:color w:val="auto"/>
          <w:shd w:val="clear" w:color="auto" w:fill="FFFFFF"/>
        </w:rPr>
        <w:t xml:space="preserve">, M. D. V., &amp; </w:t>
      </w:r>
      <w:proofErr w:type="spellStart"/>
      <w:r w:rsidRPr="003D1804">
        <w:rPr>
          <w:rFonts w:ascii="Garamond" w:eastAsia="Garamond" w:hAnsi="Garamond" w:cs="Garamond"/>
          <w:color w:val="auto"/>
          <w:shd w:val="clear" w:color="auto" w:fill="FFFFFF"/>
        </w:rPr>
        <w:t>Grattapaglia</w:t>
      </w:r>
      <w:proofErr w:type="spellEnd"/>
      <w:r w:rsidRPr="003D1804">
        <w:rPr>
          <w:rFonts w:ascii="Garamond" w:eastAsia="Garamond" w:hAnsi="Garamond" w:cs="Garamond"/>
          <w:color w:val="auto"/>
          <w:shd w:val="clear" w:color="auto" w:fill="FFFFFF"/>
        </w:rPr>
        <w:t xml:space="preserve">, D. (2020). </w:t>
      </w:r>
      <w:proofErr w:type="spellStart"/>
      <w:r w:rsidRPr="003D1804">
        <w:rPr>
          <w:rFonts w:ascii="Garamond" w:eastAsia="Garamond" w:hAnsi="Garamond" w:cs="Garamond"/>
          <w:color w:val="auto"/>
          <w:shd w:val="clear" w:color="auto" w:fill="FFFFFF"/>
        </w:rPr>
        <w:t>Enviromics</w:t>
      </w:r>
      <w:proofErr w:type="spellEnd"/>
      <w:r w:rsidRPr="003D1804">
        <w:rPr>
          <w:rFonts w:ascii="Garamond" w:eastAsia="Garamond" w:hAnsi="Garamond" w:cs="Garamond"/>
          <w:color w:val="auto"/>
          <w:shd w:val="clear" w:color="auto" w:fill="FFFFFF"/>
        </w:rPr>
        <w:t xml:space="preserve"> in breeding: applications and perspectives on </w:t>
      </w:r>
      <w:proofErr w:type="spellStart"/>
      <w:r w:rsidRPr="003D1804">
        <w:rPr>
          <w:rFonts w:ascii="Garamond" w:eastAsia="Garamond" w:hAnsi="Garamond" w:cs="Garamond"/>
          <w:color w:val="auto"/>
          <w:shd w:val="clear" w:color="auto" w:fill="FFFFFF"/>
        </w:rPr>
        <w:t>envirotypic</w:t>
      </w:r>
      <w:proofErr w:type="spellEnd"/>
      <w:r w:rsidRPr="003D1804">
        <w:rPr>
          <w:rFonts w:ascii="Garamond" w:eastAsia="Garamond" w:hAnsi="Garamond" w:cs="Garamond"/>
          <w:color w:val="auto"/>
          <w:shd w:val="clear" w:color="auto" w:fill="FFFFFF"/>
        </w:rPr>
        <w:t>-assisted selection. Theoretical and Applied Genetics, 1-18.</w:t>
      </w:r>
    </w:p>
    <w:p w14:paraId="13A79A4E"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Rodriguez M, Rau D, </w:t>
      </w:r>
      <w:proofErr w:type="spellStart"/>
      <w:r w:rsidRPr="003D1804">
        <w:rPr>
          <w:rFonts w:ascii="Garamond" w:eastAsia="Garamond" w:hAnsi="Garamond" w:cs="Garamond"/>
          <w:color w:val="auto"/>
          <w:shd w:val="clear" w:color="auto" w:fill="FFFFFF"/>
        </w:rPr>
        <w:t>Angioi</w:t>
      </w:r>
      <w:proofErr w:type="spellEnd"/>
      <w:r w:rsidRPr="003D1804">
        <w:rPr>
          <w:rFonts w:ascii="Garamond" w:eastAsia="Garamond" w:hAnsi="Garamond" w:cs="Garamond"/>
          <w:color w:val="auto"/>
          <w:shd w:val="clear" w:color="auto" w:fill="FFFFFF"/>
        </w:rPr>
        <w:t xml:space="preserve"> SA, Bellucci E, </w:t>
      </w:r>
      <w:proofErr w:type="spellStart"/>
      <w:r w:rsidRPr="003D1804">
        <w:rPr>
          <w:rFonts w:ascii="Garamond" w:eastAsia="Garamond" w:hAnsi="Garamond" w:cs="Garamond"/>
          <w:color w:val="auto"/>
          <w:shd w:val="clear" w:color="auto" w:fill="FFFFFF"/>
        </w:rPr>
        <w:t>Bitocchi</w:t>
      </w:r>
      <w:proofErr w:type="spellEnd"/>
      <w:r w:rsidRPr="003D1804">
        <w:rPr>
          <w:rFonts w:ascii="Garamond" w:eastAsia="Garamond" w:hAnsi="Garamond" w:cs="Garamond"/>
          <w:color w:val="auto"/>
          <w:shd w:val="clear" w:color="auto" w:fill="FFFFFF"/>
        </w:rPr>
        <w:t xml:space="preserve"> E, </w:t>
      </w:r>
      <w:proofErr w:type="spellStart"/>
      <w:r w:rsidRPr="003D1804">
        <w:rPr>
          <w:rFonts w:ascii="Garamond" w:eastAsia="Garamond" w:hAnsi="Garamond" w:cs="Garamond"/>
          <w:color w:val="auto"/>
          <w:shd w:val="clear" w:color="auto" w:fill="FFFFFF"/>
        </w:rPr>
        <w:t>Nanni</w:t>
      </w:r>
      <w:proofErr w:type="spellEnd"/>
      <w:r w:rsidRPr="003D1804">
        <w:rPr>
          <w:rFonts w:ascii="Garamond" w:eastAsia="Garamond" w:hAnsi="Garamond" w:cs="Garamond"/>
          <w:color w:val="auto"/>
          <w:shd w:val="clear" w:color="auto" w:fill="FFFFFF"/>
        </w:rPr>
        <w:t xml:space="preserve"> L, </w:t>
      </w:r>
      <w:proofErr w:type="spellStart"/>
      <w:r w:rsidRPr="003D1804">
        <w:rPr>
          <w:rFonts w:ascii="Garamond" w:eastAsia="Garamond" w:hAnsi="Garamond" w:cs="Garamond"/>
          <w:color w:val="auto"/>
          <w:shd w:val="clear" w:color="auto" w:fill="FFFFFF"/>
        </w:rPr>
        <w:t>Knupffer</w:t>
      </w:r>
      <w:proofErr w:type="spellEnd"/>
      <w:r w:rsidRPr="003D1804">
        <w:rPr>
          <w:rFonts w:ascii="Garamond" w:eastAsia="Garamond" w:hAnsi="Garamond" w:cs="Garamond"/>
          <w:color w:val="auto"/>
          <w:shd w:val="clear" w:color="auto" w:fill="FFFFFF"/>
        </w:rPr>
        <w:t xml:space="preserve"> H, Negri V, Papa R, </w:t>
      </w:r>
      <w:proofErr w:type="spellStart"/>
      <w:r w:rsidRPr="003D1804">
        <w:rPr>
          <w:rFonts w:ascii="Garamond" w:eastAsia="Garamond" w:hAnsi="Garamond" w:cs="Garamond"/>
          <w:color w:val="auto"/>
          <w:shd w:val="clear" w:color="auto" w:fill="FFFFFF"/>
        </w:rPr>
        <w:t>Attene</w:t>
      </w:r>
      <w:proofErr w:type="spellEnd"/>
      <w:r w:rsidRPr="003D1804">
        <w:rPr>
          <w:rFonts w:ascii="Garamond" w:eastAsia="Garamond" w:hAnsi="Garamond" w:cs="Garamond"/>
          <w:color w:val="auto"/>
          <w:shd w:val="clear" w:color="auto" w:fill="FFFFFF"/>
        </w:rPr>
        <w:t xml:space="preserve"> G. 2013. European Phaseolus </w:t>
      </w:r>
      <w:proofErr w:type="spellStart"/>
      <w:r w:rsidRPr="003D1804">
        <w:rPr>
          <w:rFonts w:ascii="Garamond" w:eastAsia="Garamond" w:hAnsi="Garamond" w:cs="Garamond"/>
          <w:color w:val="auto"/>
          <w:shd w:val="clear" w:color="auto" w:fill="FFFFFF"/>
        </w:rPr>
        <w:t>coccineus</w:t>
      </w:r>
      <w:proofErr w:type="spellEnd"/>
      <w:r w:rsidRPr="003D1804">
        <w:rPr>
          <w:rFonts w:ascii="Garamond" w:eastAsia="Garamond" w:hAnsi="Garamond" w:cs="Garamond"/>
          <w:color w:val="auto"/>
          <w:shd w:val="clear" w:color="auto" w:fill="FFFFFF"/>
        </w:rPr>
        <w:t xml:space="preserve"> L. Landraces: population structure and adaptation, as revealed by </w:t>
      </w:r>
      <w:proofErr w:type="spellStart"/>
      <w:r w:rsidRPr="003D1804">
        <w:rPr>
          <w:rFonts w:ascii="Garamond" w:eastAsia="Garamond" w:hAnsi="Garamond" w:cs="Garamond"/>
          <w:color w:val="auto"/>
          <w:shd w:val="clear" w:color="auto" w:fill="FFFFFF"/>
        </w:rPr>
        <w:t>cpSSRs</w:t>
      </w:r>
      <w:proofErr w:type="spellEnd"/>
      <w:r w:rsidRPr="003D1804">
        <w:rPr>
          <w:rFonts w:ascii="Garamond" w:eastAsia="Garamond" w:hAnsi="Garamond" w:cs="Garamond"/>
          <w:color w:val="auto"/>
          <w:shd w:val="clear" w:color="auto" w:fill="FFFFFF"/>
        </w:rPr>
        <w:t xml:space="preserve"> and phenotypic analyses. </w:t>
      </w:r>
      <w:proofErr w:type="spellStart"/>
      <w:r w:rsidRPr="003D1804">
        <w:rPr>
          <w:rFonts w:ascii="Garamond" w:eastAsia="Garamond" w:hAnsi="Garamond" w:cs="Garamond"/>
          <w:color w:val="auto"/>
          <w:shd w:val="clear" w:color="auto" w:fill="FFFFFF"/>
        </w:rPr>
        <w:t>PLoS</w:t>
      </w:r>
      <w:proofErr w:type="spellEnd"/>
      <w:r w:rsidRPr="003D1804">
        <w:rPr>
          <w:rFonts w:ascii="Garamond" w:eastAsia="Garamond" w:hAnsi="Garamond" w:cs="Garamond"/>
          <w:color w:val="auto"/>
          <w:shd w:val="clear" w:color="auto" w:fill="FFFFFF"/>
        </w:rPr>
        <w:t xml:space="preserve"> ONE 8: e57337.</w:t>
      </w:r>
    </w:p>
    <w:p w14:paraId="1FD76C4B"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Roger S. </w:t>
      </w:r>
      <w:proofErr w:type="spellStart"/>
      <w:r w:rsidRPr="003D1804">
        <w:rPr>
          <w:rFonts w:ascii="Garamond" w:eastAsia="Garamond" w:hAnsi="Garamond" w:cs="Garamond"/>
          <w:color w:val="auto"/>
          <w:shd w:val="clear" w:color="auto" w:fill="FFFFFF"/>
        </w:rPr>
        <w:t>Bivand</w:t>
      </w:r>
      <w:proofErr w:type="spellEnd"/>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Edzer</w:t>
      </w:r>
      <w:proofErr w:type="spellEnd"/>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Pebesma</w:t>
      </w:r>
      <w:proofErr w:type="spellEnd"/>
      <w:r w:rsidRPr="003D1804">
        <w:rPr>
          <w:rFonts w:ascii="Garamond" w:eastAsia="Garamond" w:hAnsi="Garamond" w:cs="Garamond"/>
          <w:color w:val="auto"/>
          <w:shd w:val="clear" w:color="auto" w:fill="FFFFFF"/>
        </w:rPr>
        <w:t>, Virgilio Gomez-Rubio, 2013. Applied spatial data analysis with R, Second edition. Springer, NY.</w:t>
      </w:r>
    </w:p>
    <w:p w14:paraId="26623770"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Schmutz, Jeremy, Phillip E. McClean, </w:t>
      </w:r>
      <w:proofErr w:type="spellStart"/>
      <w:r w:rsidRPr="003D1804">
        <w:rPr>
          <w:rFonts w:ascii="Garamond" w:eastAsia="Garamond" w:hAnsi="Garamond" w:cs="Garamond"/>
          <w:color w:val="auto"/>
          <w:shd w:val="clear" w:color="auto" w:fill="FFFFFF"/>
        </w:rPr>
        <w:t>Sujan</w:t>
      </w:r>
      <w:proofErr w:type="spellEnd"/>
      <w:r w:rsidRPr="003D1804">
        <w:rPr>
          <w:rFonts w:ascii="Garamond" w:eastAsia="Garamond" w:hAnsi="Garamond" w:cs="Garamond"/>
          <w:color w:val="auto"/>
          <w:shd w:val="clear" w:color="auto" w:fill="FFFFFF"/>
        </w:rPr>
        <w:t xml:space="preserve"> </w:t>
      </w:r>
      <w:proofErr w:type="spellStart"/>
      <w:r w:rsidRPr="003D1804">
        <w:rPr>
          <w:rFonts w:ascii="Garamond" w:eastAsia="Garamond" w:hAnsi="Garamond" w:cs="Garamond"/>
          <w:color w:val="auto"/>
          <w:shd w:val="clear" w:color="auto" w:fill="FFFFFF"/>
        </w:rPr>
        <w:t>Mamidi</w:t>
      </w:r>
      <w:proofErr w:type="spellEnd"/>
      <w:r w:rsidRPr="003D1804">
        <w:rPr>
          <w:rFonts w:ascii="Garamond" w:eastAsia="Garamond" w:hAnsi="Garamond" w:cs="Garamond"/>
          <w:color w:val="auto"/>
          <w:shd w:val="clear" w:color="auto" w:fill="FFFFFF"/>
        </w:rPr>
        <w:t xml:space="preserve">, G. Albert Wu, Steven B. Cannon, Jane </w:t>
      </w:r>
      <w:proofErr w:type="spellStart"/>
      <w:r w:rsidRPr="003D1804">
        <w:rPr>
          <w:rFonts w:ascii="Garamond" w:eastAsia="Garamond" w:hAnsi="Garamond" w:cs="Garamond"/>
          <w:color w:val="auto"/>
          <w:shd w:val="clear" w:color="auto" w:fill="FFFFFF"/>
        </w:rPr>
        <w:t>Grimwood</w:t>
      </w:r>
      <w:proofErr w:type="spellEnd"/>
      <w:r w:rsidRPr="003D1804">
        <w:rPr>
          <w:rFonts w:ascii="Garamond" w:eastAsia="Garamond" w:hAnsi="Garamond" w:cs="Garamond"/>
          <w:color w:val="auto"/>
          <w:shd w:val="clear" w:color="auto" w:fill="FFFFFF"/>
        </w:rPr>
        <w:t xml:space="preserve">, Jerry Jenkins, et al. 2014. A Reference Genome for Common Bean and Genome-Wide Analysis of Dual Domestications. </w:t>
      </w:r>
      <w:r w:rsidRPr="003D1804">
        <w:rPr>
          <w:rFonts w:ascii="Garamond" w:eastAsia="Garamond" w:hAnsi="Garamond" w:cs="Garamond"/>
          <w:i/>
          <w:color w:val="auto"/>
          <w:shd w:val="clear" w:color="auto" w:fill="FFFFFF"/>
        </w:rPr>
        <w:t>Nature Genetics</w:t>
      </w:r>
      <w:r w:rsidRPr="003D1804">
        <w:rPr>
          <w:rFonts w:ascii="Garamond" w:eastAsia="Garamond" w:hAnsi="Garamond" w:cs="Garamond"/>
          <w:color w:val="auto"/>
          <w:shd w:val="clear" w:color="auto" w:fill="FFFFFF"/>
        </w:rPr>
        <w:t xml:space="preserve"> 46 (7): 707–13. https://doi.org/10.1038/ng.3008.</w:t>
      </w:r>
    </w:p>
    <w:p w14:paraId="20F59463"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Singh, S. 1989 Patterns of Variation in Cultivated Common Bean (</w:t>
      </w:r>
      <w:r w:rsidRPr="003D1804">
        <w:rPr>
          <w:rFonts w:ascii="Garamond" w:eastAsia="Garamond" w:hAnsi="Garamond" w:cs="Garamond"/>
          <w:i/>
          <w:color w:val="auto"/>
          <w:shd w:val="clear" w:color="auto" w:fill="FFFFFF"/>
        </w:rPr>
        <w:t>Phaseolus vulgaris</w:t>
      </w:r>
      <w:r w:rsidRPr="003D1804">
        <w:rPr>
          <w:rFonts w:ascii="Garamond" w:eastAsia="Garamond" w:hAnsi="Garamond" w:cs="Garamond"/>
          <w:color w:val="auto"/>
          <w:shd w:val="clear" w:color="auto" w:fill="FFFFFF"/>
        </w:rPr>
        <w:t>, Fabaceae). Economic Botany 43(1):39-57.</w:t>
      </w:r>
    </w:p>
    <w:p w14:paraId="084A657F" w14:textId="394E8B54"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Singh, S., </w:t>
      </w:r>
      <w:proofErr w:type="spellStart"/>
      <w:r w:rsidRPr="003D1804">
        <w:rPr>
          <w:rFonts w:ascii="Garamond" w:eastAsia="Garamond" w:hAnsi="Garamond" w:cs="Garamond"/>
          <w:color w:val="auto"/>
          <w:shd w:val="clear" w:color="auto" w:fill="FFFFFF"/>
        </w:rPr>
        <w:t>Gepts</w:t>
      </w:r>
      <w:proofErr w:type="spellEnd"/>
      <w:r w:rsidRPr="003D1804">
        <w:rPr>
          <w:rFonts w:ascii="Garamond" w:eastAsia="Garamond" w:hAnsi="Garamond" w:cs="Garamond"/>
          <w:color w:val="auto"/>
          <w:shd w:val="clear" w:color="auto" w:fill="FFFFFF"/>
        </w:rPr>
        <w:t xml:space="preserve">, P., &amp; </w:t>
      </w:r>
      <w:proofErr w:type="spellStart"/>
      <w:r w:rsidRPr="003D1804">
        <w:rPr>
          <w:rFonts w:ascii="Garamond" w:eastAsia="Garamond" w:hAnsi="Garamond" w:cs="Garamond"/>
          <w:color w:val="auto"/>
          <w:shd w:val="clear" w:color="auto" w:fill="FFFFFF"/>
        </w:rPr>
        <w:t>Debouck</w:t>
      </w:r>
      <w:proofErr w:type="spellEnd"/>
      <w:r w:rsidRPr="003D1804">
        <w:rPr>
          <w:rFonts w:ascii="Garamond" w:eastAsia="Garamond" w:hAnsi="Garamond" w:cs="Garamond"/>
          <w:color w:val="auto"/>
          <w:shd w:val="clear" w:color="auto" w:fill="FFFFFF"/>
        </w:rPr>
        <w:t xml:space="preserve">, D. (1991). Races of common bean (Phaseolus vulgaris, Fabaceae). Economic Botany, 45, 379–396. </w:t>
      </w:r>
      <w:hyperlink r:id="rId17">
        <w:r w:rsidRPr="003D1804">
          <w:rPr>
            <w:rFonts w:ascii="Garamond" w:eastAsia="Garamond" w:hAnsi="Garamond" w:cs="Garamond"/>
            <w:color w:val="auto"/>
            <w:u w:val="single"/>
            <w:shd w:val="clear" w:color="auto" w:fill="FFFFFF"/>
          </w:rPr>
          <w:t>https://doi.org/10.1007/BF02887079</w:t>
        </w:r>
      </w:hyperlink>
    </w:p>
    <w:p w14:paraId="29247036" w14:textId="7512735A"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Singh, S., 2000 50 years of the Cooperative Dry Bean Nursery. Reports of the Bean Improvement Cooperative: 110–111. </w:t>
      </w:r>
      <w:hyperlink r:id="rId18" w:history="1">
        <w:r w:rsidRPr="003D1804">
          <w:rPr>
            <w:rFonts w:ascii="Garamond" w:eastAsia="Garamond" w:hAnsi="Garamond" w:cs="Garamond"/>
            <w:color w:val="auto"/>
            <w:u w:val="single"/>
            <w:shd w:val="clear" w:color="auto" w:fill="FFFFFF"/>
          </w:rPr>
          <w:t>https://nph.onlinelibrary.wiley.com/doi/full/10.1111/nph.13713</w:t>
        </w:r>
      </w:hyperlink>
    </w:p>
    <w:p w14:paraId="75F18E7F"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Soltani</w:t>
      </w:r>
      <w:proofErr w:type="spellEnd"/>
      <w:r w:rsidRPr="003D1804">
        <w:rPr>
          <w:rFonts w:ascii="Garamond" w:eastAsia="Garamond" w:hAnsi="Garamond" w:cs="Garamond"/>
          <w:color w:val="auto"/>
          <w:shd w:val="clear" w:color="auto" w:fill="FFFFFF"/>
        </w:rPr>
        <w:t xml:space="preserve">, A., M. Bello, E. </w:t>
      </w:r>
      <w:proofErr w:type="spellStart"/>
      <w:r w:rsidRPr="003D1804">
        <w:rPr>
          <w:rFonts w:ascii="Garamond" w:eastAsia="Garamond" w:hAnsi="Garamond" w:cs="Garamond"/>
          <w:color w:val="auto"/>
          <w:shd w:val="clear" w:color="auto" w:fill="FFFFFF"/>
        </w:rPr>
        <w:t>Mndolwa</w:t>
      </w:r>
      <w:proofErr w:type="spellEnd"/>
      <w:r w:rsidRPr="003D1804">
        <w:rPr>
          <w:rFonts w:ascii="Garamond" w:eastAsia="Garamond" w:hAnsi="Garamond" w:cs="Garamond"/>
          <w:color w:val="auto"/>
          <w:shd w:val="clear" w:color="auto" w:fill="FFFFFF"/>
        </w:rPr>
        <w:t>, S. Schroder, S. M. Moghaddam</w:t>
      </w:r>
      <w:r w:rsidRPr="003D1804">
        <w:rPr>
          <w:rFonts w:ascii="Garamond" w:eastAsia="Garamond" w:hAnsi="Garamond" w:cs="Garamond"/>
          <w:i/>
          <w:color w:val="auto"/>
          <w:shd w:val="clear" w:color="auto" w:fill="FFFFFF"/>
        </w:rPr>
        <w:t xml:space="preserve"> et al.</w:t>
      </w:r>
      <w:r w:rsidRPr="003D1804">
        <w:rPr>
          <w:rFonts w:ascii="Garamond" w:eastAsia="Garamond" w:hAnsi="Garamond" w:cs="Garamond"/>
          <w:color w:val="auto"/>
          <w:shd w:val="clear" w:color="auto" w:fill="FFFFFF"/>
        </w:rPr>
        <w:t>, 2016 Targeted Analysis of Dry Bean Growth Habit: Interrelationship among Architectural, Phenological, and Yield Components. Crop Science 56: 3005.</w:t>
      </w:r>
    </w:p>
    <w:p w14:paraId="4EF497E5"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proofErr w:type="spellStart"/>
      <w:r w:rsidRPr="003D1804">
        <w:rPr>
          <w:rFonts w:ascii="Garamond" w:eastAsia="Garamond" w:hAnsi="Garamond" w:cs="Garamond"/>
          <w:color w:val="auto"/>
          <w:shd w:val="clear" w:color="auto" w:fill="FFFFFF"/>
        </w:rPr>
        <w:t>Trucchi</w:t>
      </w:r>
      <w:proofErr w:type="spellEnd"/>
      <w:r w:rsidRPr="003D1804">
        <w:rPr>
          <w:rFonts w:ascii="Garamond" w:eastAsia="Garamond" w:hAnsi="Garamond" w:cs="Garamond"/>
          <w:color w:val="auto"/>
          <w:shd w:val="clear" w:color="auto" w:fill="FFFFFF"/>
        </w:rPr>
        <w:t xml:space="preserve"> E, </w:t>
      </w:r>
      <w:proofErr w:type="spellStart"/>
      <w:r w:rsidRPr="003D1804">
        <w:rPr>
          <w:rFonts w:ascii="Garamond" w:eastAsia="Garamond" w:hAnsi="Garamond" w:cs="Garamond"/>
          <w:color w:val="auto"/>
          <w:shd w:val="clear" w:color="auto" w:fill="FFFFFF"/>
        </w:rPr>
        <w:t>Benazzo</w:t>
      </w:r>
      <w:proofErr w:type="spellEnd"/>
      <w:r w:rsidRPr="003D1804">
        <w:rPr>
          <w:rFonts w:ascii="Garamond" w:eastAsia="Garamond" w:hAnsi="Garamond" w:cs="Garamond"/>
          <w:color w:val="auto"/>
          <w:shd w:val="clear" w:color="auto" w:fill="FFFFFF"/>
        </w:rPr>
        <w:t xml:space="preserve"> A, </w:t>
      </w:r>
      <w:proofErr w:type="spellStart"/>
      <w:r w:rsidRPr="003D1804">
        <w:rPr>
          <w:rFonts w:ascii="Garamond" w:eastAsia="Garamond" w:hAnsi="Garamond" w:cs="Garamond"/>
          <w:color w:val="auto"/>
          <w:shd w:val="clear" w:color="auto" w:fill="FFFFFF"/>
        </w:rPr>
        <w:t>Lari</w:t>
      </w:r>
      <w:proofErr w:type="spellEnd"/>
      <w:r w:rsidRPr="003D1804">
        <w:rPr>
          <w:rFonts w:ascii="Garamond" w:eastAsia="Garamond" w:hAnsi="Garamond" w:cs="Garamond"/>
          <w:color w:val="auto"/>
          <w:shd w:val="clear" w:color="auto" w:fill="FFFFFF"/>
        </w:rPr>
        <w:t xml:space="preserve"> M, </w:t>
      </w:r>
      <w:proofErr w:type="spellStart"/>
      <w:r w:rsidRPr="003D1804">
        <w:rPr>
          <w:rFonts w:ascii="Garamond" w:eastAsia="Garamond" w:hAnsi="Garamond" w:cs="Garamond"/>
          <w:color w:val="auto"/>
          <w:shd w:val="clear" w:color="auto" w:fill="FFFFFF"/>
        </w:rPr>
        <w:t>Iob</w:t>
      </w:r>
      <w:proofErr w:type="spellEnd"/>
      <w:r w:rsidRPr="003D1804">
        <w:rPr>
          <w:rFonts w:ascii="Garamond" w:eastAsia="Garamond" w:hAnsi="Garamond" w:cs="Garamond"/>
          <w:color w:val="auto"/>
          <w:shd w:val="clear" w:color="auto" w:fill="FFFFFF"/>
        </w:rPr>
        <w:t xml:space="preserve"> A, </w:t>
      </w:r>
      <w:proofErr w:type="spellStart"/>
      <w:r w:rsidRPr="003D1804">
        <w:rPr>
          <w:rFonts w:ascii="Garamond" w:eastAsia="Garamond" w:hAnsi="Garamond" w:cs="Garamond"/>
          <w:color w:val="auto"/>
          <w:shd w:val="clear" w:color="auto" w:fill="FFFFFF"/>
        </w:rPr>
        <w:t>Vai</w:t>
      </w:r>
      <w:proofErr w:type="spellEnd"/>
      <w:r w:rsidRPr="003D1804">
        <w:rPr>
          <w:rFonts w:ascii="Garamond" w:eastAsia="Garamond" w:hAnsi="Garamond" w:cs="Garamond"/>
          <w:color w:val="auto"/>
          <w:shd w:val="clear" w:color="auto" w:fill="FFFFFF"/>
        </w:rPr>
        <w:t xml:space="preserve"> S, </w:t>
      </w:r>
      <w:proofErr w:type="spellStart"/>
      <w:r w:rsidRPr="003D1804">
        <w:rPr>
          <w:rFonts w:ascii="Garamond" w:eastAsia="Garamond" w:hAnsi="Garamond" w:cs="Garamond"/>
          <w:color w:val="auto"/>
          <w:shd w:val="clear" w:color="auto" w:fill="FFFFFF"/>
        </w:rPr>
        <w:t>Nanni</w:t>
      </w:r>
      <w:proofErr w:type="spellEnd"/>
      <w:r w:rsidRPr="003D1804">
        <w:rPr>
          <w:rFonts w:ascii="Garamond" w:eastAsia="Garamond" w:hAnsi="Garamond" w:cs="Garamond"/>
          <w:color w:val="auto"/>
          <w:shd w:val="clear" w:color="auto" w:fill="FFFFFF"/>
        </w:rPr>
        <w:t xml:space="preserve"> L, </w:t>
      </w:r>
      <w:proofErr w:type="spellStart"/>
      <w:r w:rsidRPr="003D1804">
        <w:rPr>
          <w:rFonts w:ascii="Garamond" w:eastAsia="Garamond" w:hAnsi="Garamond" w:cs="Garamond"/>
          <w:color w:val="auto"/>
          <w:shd w:val="clear" w:color="auto" w:fill="FFFFFF"/>
        </w:rPr>
        <w:t>Belucci</w:t>
      </w:r>
      <w:proofErr w:type="spellEnd"/>
      <w:r w:rsidRPr="003D1804">
        <w:rPr>
          <w:rFonts w:ascii="Garamond" w:eastAsia="Garamond" w:hAnsi="Garamond" w:cs="Garamond"/>
          <w:color w:val="auto"/>
          <w:shd w:val="clear" w:color="auto" w:fill="FFFFFF"/>
        </w:rPr>
        <w:t xml:space="preserve"> E, </w:t>
      </w:r>
      <w:proofErr w:type="spellStart"/>
      <w:r w:rsidRPr="003D1804">
        <w:rPr>
          <w:rFonts w:ascii="Garamond" w:eastAsia="Garamond" w:hAnsi="Garamond" w:cs="Garamond"/>
          <w:color w:val="auto"/>
          <w:shd w:val="clear" w:color="auto" w:fill="FFFFFF"/>
        </w:rPr>
        <w:t>Bitocchi</w:t>
      </w:r>
      <w:proofErr w:type="spellEnd"/>
      <w:r w:rsidRPr="003D1804">
        <w:rPr>
          <w:rFonts w:ascii="Garamond" w:eastAsia="Garamond" w:hAnsi="Garamond" w:cs="Garamond"/>
          <w:color w:val="auto"/>
          <w:shd w:val="clear" w:color="auto" w:fill="FFFFFF"/>
        </w:rPr>
        <w:t xml:space="preserve"> E, </w:t>
      </w:r>
      <w:proofErr w:type="spellStart"/>
      <w:r w:rsidRPr="003D1804">
        <w:rPr>
          <w:rFonts w:ascii="Garamond" w:eastAsia="Garamond" w:hAnsi="Garamond" w:cs="Garamond"/>
          <w:color w:val="auto"/>
          <w:shd w:val="clear" w:color="auto" w:fill="FFFFFF"/>
        </w:rPr>
        <w:t>Raffini</w:t>
      </w:r>
      <w:proofErr w:type="spellEnd"/>
      <w:r w:rsidRPr="003D1804">
        <w:rPr>
          <w:rFonts w:ascii="Garamond" w:eastAsia="Garamond" w:hAnsi="Garamond" w:cs="Garamond"/>
          <w:color w:val="auto"/>
          <w:shd w:val="clear" w:color="auto" w:fill="FFFFFF"/>
        </w:rPr>
        <w:t xml:space="preserve"> F, Xu C et al. 2021. Ancient genomes reveal early Andean farmers selected common beans while preserving diversity. Nature Plants 7: 123–128.</w:t>
      </w:r>
    </w:p>
    <w:p w14:paraId="18740C7A"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Vandemark, G. J., Brick, M. A., Osorno, J. M., Kelly, J. D., &amp; </w:t>
      </w:r>
      <w:proofErr w:type="spellStart"/>
      <w:r w:rsidRPr="003D1804">
        <w:rPr>
          <w:rFonts w:ascii="Garamond" w:eastAsia="Garamond" w:hAnsi="Garamond" w:cs="Garamond"/>
          <w:color w:val="auto"/>
          <w:shd w:val="clear" w:color="auto" w:fill="FFFFFF"/>
        </w:rPr>
        <w:t>Urrea</w:t>
      </w:r>
      <w:proofErr w:type="spellEnd"/>
      <w:r w:rsidRPr="003D1804">
        <w:rPr>
          <w:rFonts w:ascii="Garamond" w:eastAsia="Garamond" w:hAnsi="Garamond" w:cs="Garamond"/>
          <w:color w:val="auto"/>
          <w:shd w:val="clear" w:color="auto" w:fill="FFFFFF"/>
        </w:rPr>
        <w:t>, C. A. (2014). Edible grain legumes. Yield gains in major US field crops, 33, 87-123.</w:t>
      </w:r>
    </w:p>
    <w:p w14:paraId="370F6775"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 xml:space="preserve">Voss-Fels, K. P., Stahl, A., </w:t>
      </w:r>
      <w:proofErr w:type="spellStart"/>
      <w:r w:rsidRPr="003D1804">
        <w:rPr>
          <w:rFonts w:ascii="Garamond" w:eastAsia="Garamond" w:hAnsi="Garamond" w:cs="Garamond"/>
          <w:color w:val="auto"/>
          <w:shd w:val="clear" w:color="auto" w:fill="FFFFFF"/>
        </w:rPr>
        <w:t>Wittkop</w:t>
      </w:r>
      <w:proofErr w:type="spellEnd"/>
      <w:r w:rsidRPr="003D1804">
        <w:rPr>
          <w:rFonts w:ascii="Garamond" w:eastAsia="Garamond" w:hAnsi="Garamond" w:cs="Garamond"/>
          <w:color w:val="auto"/>
          <w:shd w:val="clear" w:color="auto" w:fill="FFFFFF"/>
        </w:rPr>
        <w:t xml:space="preserve">, B., </w:t>
      </w:r>
      <w:proofErr w:type="spellStart"/>
      <w:r w:rsidRPr="003D1804">
        <w:rPr>
          <w:rFonts w:ascii="Garamond" w:eastAsia="Garamond" w:hAnsi="Garamond" w:cs="Garamond"/>
          <w:color w:val="auto"/>
          <w:shd w:val="clear" w:color="auto" w:fill="FFFFFF"/>
        </w:rPr>
        <w:t>Lichthardt</w:t>
      </w:r>
      <w:proofErr w:type="spellEnd"/>
      <w:r w:rsidRPr="003D1804">
        <w:rPr>
          <w:rFonts w:ascii="Garamond" w:eastAsia="Garamond" w:hAnsi="Garamond" w:cs="Garamond"/>
          <w:color w:val="auto"/>
          <w:shd w:val="clear" w:color="auto" w:fill="FFFFFF"/>
        </w:rPr>
        <w:t xml:space="preserve">, C., </w:t>
      </w:r>
      <w:proofErr w:type="spellStart"/>
      <w:r w:rsidRPr="003D1804">
        <w:rPr>
          <w:rFonts w:ascii="Garamond" w:eastAsia="Garamond" w:hAnsi="Garamond" w:cs="Garamond"/>
          <w:color w:val="auto"/>
          <w:shd w:val="clear" w:color="auto" w:fill="FFFFFF"/>
        </w:rPr>
        <w:t>Nagler</w:t>
      </w:r>
      <w:proofErr w:type="spellEnd"/>
      <w:r w:rsidRPr="003D1804">
        <w:rPr>
          <w:rFonts w:ascii="Garamond" w:eastAsia="Garamond" w:hAnsi="Garamond" w:cs="Garamond"/>
          <w:color w:val="auto"/>
          <w:shd w:val="clear" w:color="auto" w:fill="FFFFFF"/>
        </w:rPr>
        <w:t xml:space="preserve">, S., Rose, T., et el.  (2019). Breeding improves wheat productivity under contrasting agrochemical input levels. </w:t>
      </w:r>
      <w:r w:rsidRPr="003D1804">
        <w:rPr>
          <w:rFonts w:ascii="Garamond" w:eastAsia="Garamond" w:hAnsi="Garamond" w:cs="Garamond"/>
          <w:i/>
          <w:color w:val="auto"/>
          <w:shd w:val="clear" w:color="auto" w:fill="FFFFFF"/>
        </w:rPr>
        <w:t>Nature plants</w:t>
      </w:r>
      <w:r w:rsidRPr="003D1804">
        <w:rPr>
          <w:rFonts w:ascii="Garamond" w:eastAsia="Garamond" w:hAnsi="Garamond" w:cs="Garamond"/>
          <w:color w:val="auto"/>
          <w:shd w:val="clear" w:color="auto" w:fill="FFFFFF"/>
        </w:rPr>
        <w:t xml:space="preserve">, </w:t>
      </w:r>
      <w:r w:rsidRPr="003D1804">
        <w:rPr>
          <w:rFonts w:ascii="Garamond" w:eastAsia="Garamond" w:hAnsi="Garamond" w:cs="Garamond"/>
          <w:i/>
          <w:color w:val="auto"/>
          <w:shd w:val="clear" w:color="auto" w:fill="FFFFFF"/>
        </w:rPr>
        <w:t>5</w:t>
      </w:r>
      <w:r w:rsidRPr="003D1804">
        <w:rPr>
          <w:rFonts w:ascii="Garamond" w:eastAsia="Garamond" w:hAnsi="Garamond" w:cs="Garamond"/>
          <w:color w:val="auto"/>
          <w:shd w:val="clear" w:color="auto" w:fill="FFFFFF"/>
        </w:rPr>
        <w:t>(7), 706-714.</w:t>
      </w:r>
    </w:p>
    <w:p w14:paraId="6500C3C0" w14:textId="77777777"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r w:rsidRPr="003D1804">
        <w:rPr>
          <w:rFonts w:ascii="Garamond" w:eastAsia="Garamond" w:hAnsi="Garamond" w:cs="Garamond"/>
          <w:color w:val="auto"/>
          <w:shd w:val="clear" w:color="auto" w:fill="FFFFFF"/>
        </w:rPr>
        <w:t>Wickham, H., Chang, W., Henry, L., Pedersen, T. L., Takahashi, K., Wilke, C., et al. (2016). Springer-Verlag. New York.</w:t>
      </w:r>
    </w:p>
    <w:p w14:paraId="69628B31" w14:textId="30D5CC6B" w:rsidR="00AF7B85" w:rsidRPr="003D1804" w:rsidRDefault="000E71B2" w:rsidP="00136AF7">
      <w:pPr>
        <w:pStyle w:val="Standard"/>
        <w:keepLines/>
        <w:widowControl/>
        <w:numPr>
          <w:ilvl w:val="0"/>
          <w:numId w:val="2"/>
        </w:numPr>
        <w:spacing w:after="240" w:line="240" w:lineRule="auto"/>
        <w:ind w:left="360"/>
        <w:rPr>
          <w:rFonts w:ascii="Garamond" w:hAnsi="Garamond"/>
          <w:color w:val="auto"/>
        </w:rPr>
      </w:pPr>
      <w:bookmarkStart w:id="52" w:name="_lnxbz9"/>
      <w:bookmarkEnd w:id="52"/>
      <w:r w:rsidRPr="003D1804">
        <w:rPr>
          <w:rFonts w:ascii="Garamond" w:eastAsia="Garamond" w:hAnsi="Garamond" w:cs="Garamond"/>
          <w:color w:val="auto"/>
          <w:shd w:val="clear" w:color="auto" w:fill="FFFFFF"/>
        </w:rPr>
        <w:lastRenderedPageBreak/>
        <w:t xml:space="preserve">Wilson, A. J., J. M. Pemberton, J. G. Pilkington, D. W. </w:t>
      </w:r>
      <w:proofErr w:type="spellStart"/>
      <w:r w:rsidRPr="003D1804">
        <w:rPr>
          <w:rFonts w:ascii="Garamond" w:eastAsia="Garamond" w:hAnsi="Garamond" w:cs="Garamond"/>
          <w:color w:val="auto"/>
          <w:shd w:val="clear" w:color="auto" w:fill="FFFFFF"/>
        </w:rPr>
        <w:t>Coltman</w:t>
      </w:r>
      <w:proofErr w:type="spellEnd"/>
      <w:r w:rsidRPr="003D1804">
        <w:rPr>
          <w:rFonts w:ascii="Garamond" w:eastAsia="Garamond" w:hAnsi="Garamond" w:cs="Garamond"/>
          <w:color w:val="auto"/>
          <w:shd w:val="clear" w:color="auto" w:fill="FFFFFF"/>
        </w:rPr>
        <w:t xml:space="preserve">, D. V. Mifsud, T. H. </w:t>
      </w:r>
      <w:proofErr w:type="spellStart"/>
      <w:r w:rsidRPr="003D1804">
        <w:rPr>
          <w:rFonts w:ascii="Garamond" w:eastAsia="Garamond" w:hAnsi="Garamond" w:cs="Garamond"/>
          <w:color w:val="auto"/>
          <w:shd w:val="clear" w:color="auto" w:fill="FFFFFF"/>
        </w:rPr>
        <w:t>Clutton</w:t>
      </w:r>
      <w:proofErr w:type="spellEnd"/>
      <w:r w:rsidRPr="003D1804">
        <w:rPr>
          <w:rFonts w:ascii="Garamond" w:eastAsia="Garamond" w:hAnsi="Garamond" w:cs="Garamond"/>
          <w:color w:val="auto"/>
          <w:shd w:val="clear" w:color="auto" w:fill="FFFFFF"/>
        </w:rPr>
        <w:t xml:space="preserve">-Brock, and L. E. B. </w:t>
      </w:r>
      <w:proofErr w:type="spellStart"/>
      <w:r w:rsidRPr="003D1804">
        <w:rPr>
          <w:rFonts w:ascii="Garamond" w:eastAsia="Garamond" w:hAnsi="Garamond" w:cs="Garamond"/>
          <w:color w:val="auto"/>
          <w:shd w:val="clear" w:color="auto" w:fill="FFFFFF"/>
        </w:rPr>
        <w:t>Kruuk</w:t>
      </w:r>
      <w:proofErr w:type="spellEnd"/>
      <w:r w:rsidRPr="003D1804">
        <w:rPr>
          <w:rFonts w:ascii="Garamond" w:eastAsia="Garamond" w:hAnsi="Garamond" w:cs="Garamond"/>
          <w:color w:val="auto"/>
          <w:shd w:val="clear" w:color="auto" w:fill="FFFFFF"/>
        </w:rPr>
        <w:t xml:space="preserve">. 2006. Environmental Coupling of Selection and Heritability Limits Evolution. PLOS Biology 4 (7): e216. </w:t>
      </w:r>
      <w:r w:rsidRPr="003D1804">
        <w:rPr>
          <w:rFonts w:ascii="Garamond" w:eastAsia="Garamond" w:hAnsi="Garamond" w:cs="Garamond"/>
          <w:color w:val="auto"/>
          <w:u w:val="single"/>
          <w:shd w:val="clear" w:color="auto" w:fill="FFFFFF"/>
        </w:rPr>
        <w:t>https://doi.org/10.1371/journal.pbio.0040216</w:t>
      </w:r>
      <w:r w:rsidRPr="003D1804">
        <w:rPr>
          <w:rFonts w:ascii="Garamond" w:eastAsia="Garamond" w:hAnsi="Garamond" w:cs="Garamond"/>
          <w:color w:val="auto"/>
          <w:shd w:val="clear" w:color="auto" w:fill="FFFFFF"/>
        </w:rPr>
        <w:t>.</w:t>
      </w:r>
    </w:p>
    <w:p w14:paraId="0482CCF7" w14:textId="77777777" w:rsidR="00AF7B85" w:rsidRPr="003D1804" w:rsidRDefault="000E71B2" w:rsidP="00136AF7">
      <w:pPr>
        <w:pStyle w:val="Heading1"/>
        <w:numPr>
          <w:ilvl w:val="0"/>
          <w:numId w:val="6"/>
        </w:numPr>
        <w:ind w:left="360"/>
        <w:rPr>
          <w:color w:val="auto"/>
        </w:rPr>
      </w:pPr>
      <w:bookmarkStart w:id="53" w:name="_35nkun2"/>
      <w:bookmarkEnd w:id="53"/>
      <w:r w:rsidRPr="003D1804">
        <w:rPr>
          <w:color w:val="auto"/>
        </w:rPr>
        <w:lastRenderedPageBreak/>
        <w:t>SUPPLEMENT</w:t>
      </w:r>
    </w:p>
    <w:p w14:paraId="0126B140" w14:textId="1672D1E1" w:rsidR="00682BEE" w:rsidRPr="003D1804" w:rsidRDefault="00682BEE" w:rsidP="00682BEE">
      <w:pPr>
        <w:pStyle w:val="Standard"/>
        <w:keepNext/>
        <w:keepLines/>
        <w:widowControl/>
        <w:spacing w:after="0" w:line="240" w:lineRule="auto"/>
        <w:rPr>
          <w:rFonts w:ascii="Garamond" w:hAnsi="Garamond"/>
          <w:b/>
          <w:bCs/>
          <w:color w:val="auto"/>
        </w:rPr>
      </w:pPr>
      <w:bookmarkStart w:id="54" w:name="_1ksv4uv"/>
      <w:bookmarkEnd w:id="54"/>
      <w:r w:rsidRPr="003D1804">
        <w:rPr>
          <w:rFonts w:ascii="Garamond" w:hAnsi="Garamond"/>
          <w:noProof/>
          <w:color w:val="auto"/>
        </w:rPr>
        <w:drawing>
          <wp:inline distT="0" distB="0" distL="0" distR="0" wp14:anchorId="757EE43C" wp14:editId="4647D1DB">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6E3DAEE1" w14:textId="1329ACB4" w:rsidR="00682BEE" w:rsidRPr="003D1804" w:rsidRDefault="00682BEE" w:rsidP="005739BD">
      <w:pPr>
        <w:pStyle w:val="Standard"/>
        <w:keepNext/>
        <w:keepLines/>
        <w:widowControl/>
        <w:spacing w:after="0" w:line="240" w:lineRule="auto"/>
        <w:rPr>
          <w:rFonts w:ascii="Garamond" w:hAnsi="Garamond"/>
          <w:b/>
          <w:bCs/>
          <w:color w:val="auto"/>
        </w:rPr>
      </w:pPr>
      <w:r w:rsidRPr="003D1804">
        <w:rPr>
          <w:rFonts w:ascii="Garamond" w:hAnsi="Garamond"/>
          <w:b/>
          <w:bCs/>
          <w:color w:val="auto"/>
        </w:rPr>
        <w:t xml:space="preserve">Figure S1: </w:t>
      </w:r>
      <w:r w:rsidRPr="003D1804">
        <w:rPr>
          <w:rFonts w:ascii="Garamond" w:hAnsi="Garamond"/>
          <w:color w:val="auto"/>
        </w:rPr>
        <w:t>Comparison of BLUP (this manuscript) and average performance (Ewing et al, 2019) methods of identifying home sites. The top two panels recreate Figure 2b; note reduced variance, lower observed HFA, and lower expected HFA (grey horizontal bar) in the BLUP versus the raw average method. The bottom panel shows entry-level HFA comparing the methods</w:t>
      </w:r>
      <w:r w:rsidR="0000717C" w:rsidRPr="003D1804">
        <w:rPr>
          <w:rFonts w:ascii="Garamond" w:hAnsi="Garamond"/>
          <w:color w:val="auto"/>
        </w:rPr>
        <w:t>, with symbology as in Figure S4c; the dashed diagonal line is a 1:1 relationship</w:t>
      </w:r>
      <w:r w:rsidRPr="003D1804">
        <w:rPr>
          <w:rFonts w:ascii="Garamond" w:hAnsi="Garamond"/>
          <w:color w:val="auto"/>
        </w:rPr>
        <w:t xml:space="preserve">. 75% of home site assignments were identical among entries.  </w:t>
      </w:r>
    </w:p>
    <w:p w14:paraId="779B3823" w14:textId="77777777" w:rsidR="00682BEE" w:rsidRPr="003D1804" w:rsidRDefault="00682BEE">
      <w:pPr>
        <w:pStyle w:val="Standard"/>
        <w:keepNext/>
        <w:keepLines/>
        <w:widowControl/>
        <w:spacing w:after="0" w:line="240" w:lineRule="auto"/>
        <w:jc w:val="center"/>
        <w:rPr>
          <w:rFonts w:ascii="Garamond" w:hAnsi="Garamond"/>
          <w:color w:val="auto"/>
        </w:rPr>
      </w:pPr>
    </w:p>
    <w:p w14:paraId="47FC0427" w14:textId="2E8C5E54" w:rsidR="000213FE" w:rsidRPr="003D1804" w:rsidRDefault="000E71B2" w:rsidP="000213FE">
      <w:pPr>
        <w:pStyle w:val="Standard"/>
        <w:keepNext/>
        <w:keepLines/>
        <w:widowControl/>
        <w:spacing w:after="240" w:line="240" w:lineRule="auto"/>
        <w:rPr>
          <w:rFonts w:ascii="Garamond" w:hAnsi="Garamond"/>
          <w:color w:val="auto"/>
        </w:rPr>
      </w:pPr>
      <w:r w:rsidRPr="003D1804">
        <w:rPr>
          <w:rFonts w:ascii="Garamond" w:hAnsi="Garamond"/>
          <w:noProof/>
          <w:color w:val="auto"/>
        </w:rPr>
        <w:lastRenderedPageBreak/>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4572000"/>
                    </a:xfrm>
                    <a:prstGeom prst="rect">
                      <a:avLst/>
                    </a:prstGeom>
                    <a:noFill/>
                    <a:ln>
                      <a:noFill/>
                      <a:prstDash/>
                    </a:ln>
                  </pic:spPr>
                </pic:pic>
              </a:graphicData>
            </a:graphic>
          </wp:inline>
        </w:drawing>
      </w:r>
      <w:bookmarkStart w:id="55" w:name="_44sinio"/>
      <w:bookmarkEnd w:id="55"/>
      <w:r w:rsidR="000D525E" w:rsidRPr="003D1804">
        <w:rPr>
          <w:rFonts w:ascii="Garamond" w:eastAsia="Garamond" w:hAnsi="Garamond" w:cs="Garamond"/>
          <w:b/>
          <w:color w:val="auto"/>
        </w:rPr>
        <w:t>Figure S2</w:t>
      </w:r>
      <w:r w:rsidRPr="003D1804">
        <w:rPr>
          <w:rFonts w:ascii="Garamond" w:eastAsia="Garamond" w:hAnsi="Garamond" w:cs="Garamond"/>
          <w:color w:val="auto"/>
        </w:rPr>
        <w:t>: Summary of kinship among varieties within race. A) ordination of varieties along principal component axes 1 and 2. B) Scree plot of variance explained by successive principal axes.</w:t>
      </w:r>
      <w:bookmarkStart w:id="56" w:name="_2jxsxqh"/>
      <w:bookmarkEnd w:id="56"/>
      <w:r w:rsidR="000213FE" w:rsidRPr="003D1804">
        <w:rPr>
          <w:rFonts w:ascii="Garamond" w:hAnsi="Garamond"/>
          <w:color w:val="auto"/>
        </w:rPr>
        <w:br w:type="page"/>
      </w:r>
    </w:p>
    <w:p w14:paraId="71FFFEF4" w14:textId="505BD582" w:rsidR="00EB26EB" w:rsidRPr="003D1804" w:rsidRDefault="00EB26EB">
      <w:pPr>
        <w:pStyle w:val="Standard"/>
        <w:keepNext/>
        <w:keepLines/>
        <w:widowControl/>
        <w:spacing w:after="0" w:line="240" w:lineRule="auto"/>
        <w:jc w:val="center"/>
        <w:rPr>
          <w:rFonts w:ascii="Garamond" w:hAnsi="Garamond"/>
          <w:color w:val="auto"/>
        </w:rPr>
      </w:pPr>
    </w:p>
    <w:p w14:paraId="58C5BC24" w14:textId="05AE7F9C" w:rsidR="000213FE" w:rsidRPr="003D1804" w:rsidRDefault="000E71B2" w:rsidP="000213FE">
      <w:pPr>
        <w:pStyle w:val="Standard"/>
        <w:keepNext/>
        <w:keepLines/>
        <w:widowControl/>
        <w:spacing w:after="240" w:line="240" w:lineRule="auto"/>
        <w:rPr>
          <w:rFonts w:ascii="Garamond" w:eastAsia="Garamond" w:hAnsi="Garamond" w:cs="Garamond"/>
          <w:color w:val="auto"/>
        </w:rPr>
      </w:pPr>
      <w:r w:rsidRPr="003D1804">
        <w:rPr>
          <w:rFonts w:ascii="Garamond" w:hAnsi="Garamond"/>
          <w:noProof/>
          <w:color w:val="auto"/>
        </w:rPr>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43600" cy="1676552"/>
                    </a:xfrm>
                    <a:prstGeom prst="rect">
                      <a:avLst/>
                    </a:prstGeom>
                    <a:noFill/>
                    <a:ln>
                      <a:noFill/>
                      <a:prstDash/>
                    </a:ln>
                  </pic:spPr>
                </pic:pic>
              </a:graphicData>
            </a:graphic>
          </wp:inline>
        </w:drawing>
      </w:r>
      <w:bookmarkStart w:id="57" w:name="_z337ya"/>
      <w:bookmarkEnd w:id="57"/>
      <w:r w:rsidR="000D525E" w:rsidRPr="003D1804">
        <w:rPr>
          <w:rFonts w:ascii="Garamond" w:eastAsia="Garamond" w:hAnsi="Garamond" w:cs="Garamond"/>
          <w:b/>
          <w:color w:val="auto"/>
        </w:rPr>
        <w:t>Figure S3</w:t>
      </w:r>
      <w:r w:rsidRPr="003D1804">
        <w:rPr>
          <w:rFonts w:ascii="Garamond" w:eastAsia="Garamond" w:hAnsi="Garamond" w:cs="Garamond"/>
          <w:b/>
          <w:color w:val="auto"/>
        </w:rPr>
        <w:t xml:space="preserve">. </w:t>
      </w:r>
      <w:r w:rsidRPr="003D1804">
        <w:rPr>
          <w:rFonts w:ascii="Garamond" w:eastAsia="Garamond" w:hAnsi="Garamond" w:cs="Garamond"/>
          <w:color w:val="auto"/>
        </w:rPr>
        <w:t>Ordinary kriging of yield heritability for each 5-year sliding window (1981-2013) centered on the third year of the window.</w:t>
      </w:r>
    </w:p>
    <w:p w14:paraId="21A0EA7E" w14:textId="3EFCBEC2" w:rsidR="00136AF7" w:rsidRPr="003D1804" w:rsidRDefault="00136AF7">
      <w:pPr>
        <w:widowControl w:val="0"/>
        <w:autoSpaceDN w:val="0"/>
        <w:rPr>
          <w:rFonts w:ascii="Garamond" w:hAnsi="Garamond"/>
          <w:color w:val="auto"/>
        </w:rPr>
      </w:pPr>
    </w:p>
    <w:p w14:paraId="4B03D3B7" w14:textId="77777777" w:rsidR="009B3503" w:rsidRPr="003D1804" w:rsidRDefault="000E71B2" w:rsidP="009B3503">
      <w:pPr>
        <w:pStyle w:val="Standard"/>
        <w:keepNext/>
        <w:keepLines/>
        <w:widowControl/>
        <w:spacing w:after="240" w:line="240" w:lineRule="auto"/>
        <w:jc w:val="center"/>
        <w:rPr>
          <w:rFonts w:ascii="Garamond" w:eastAsia="Garamond" w:hAnsi="Garamond" w:cs="Garamond"/>
          <w:b/>
          <w:color w:val="auto"/>
        </w:rPr>
      </w:pPr>
      <w:r w:rsidRPr="003D1804">
        <w:rPr>
          <w:rFonts w:ascii="Garamond" w:hAnsi="Garamond"/>
          <w:noProof/>
          <w:color w:val="auto"/>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114800" cy="4572000"/>
                    </a:xfrm>
                    <a:prstGeom prst="rect">
                      <a:avLst/>
                    </a:prstGeom>
                    <a:noFill/>
                    <a:ln>
                      <a:noFill/>
                      <a:prstDash/>
                    </a:ln>
                  </pic:spPr>
                </pic:pic>
              </a:graphicData>
            </a:graphic>
          </wp:inline>
        </w:drawing>
      </w:r>
      <w:bookmarkStart w:id="58" w:name="_3j2qqm3"/>
      <w:bookmarkEnd w:id="58"/>
    </w:p>
    <w:p w14:paraId="4BE52CAE" w14:textId="1344A1E7" w:rsidR="00EB26EB" w:rsidRPr="003D1804" w:rsidRDefault="000D525E">
      <w:pPr>
        <w:pStyle w:val="Standard"/>
        <w:keepNext/>
        <w:keepLines/>
        <w:widowControl/>
        <w:spacing w:after="240" w:line="240" w:lineRule="auto"/>
        <w:rPr>
          <w:rFonts w:ascii="Garamond" w:hAnsi="Garamond"/>
          <w:color w:val="auto"/>
        </w:rPr>
      </w:pPr>
      <w:r w:rsidRPr="003D1804">
        <w:rPr>
          <w:rFonts w:ascii="Garamond" w:eastAsia="Garamond" w:hAnsi="Garamond" w:cs="Garamond"/>
          <w:b/>
          <w:color w:val="auto"/>
        </w:rPr>
        <w:t>Figure S4</w:t>
      </w:r>
      <w:r w:rsidR="000E71B2" w:rsidRPr="003D1804">
        <w:rPr>
          <w:rFonts w:ascii="Garamond" w:eastAsia="Garamond" w:hAnsi="Garamond" w:cs="Garamond"/>
          <w:color w:val="auto"/>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sidR="000E71B2" w:rsidRPr="003D1804">
        <w:rPr>
          <w:rFonts w:ascii="Garamond" w:eastAsia="Garamond" w:hAnsi="Garamond" w:cs="Garamond"/>
          <w:color w:val="auto"/>
        </w:rPr>
        <w:t>n.s</w:t>
      </w:r>
      <w:proofErr w:type="spellEnd"/>
      <w:r w:rsidR="000E71B2" w:rsidRPr="003D1804">
        <w:rPr>
          <w:rFonts w:ascii="Garamond" w:eastAsia="Garamond" w:hAnsi="Garamond" w:cs="Garamond"/>
          <w:color w:val="auto"/>
        </w:rPr>
        <w:t>. – not significant at p &lt; 0.10.</w:t>
      </w:r>
      <w:r w:rsidR="00527367" w:rsidRPr="003D1804">
        <w:rPr>
          <w:rFonts w:ascii="Garamond" w:hAnsi="Garamond"/>
          <w:color w:val="auto"/>
        </w:rPr>
        <w:br w:type="page"/>
      </w:r>
    </w:p>
    <w:p w14:paraId="47758B4B" w14:textId="66BE4AB7" w:rsidR="00AF7B85" w:rsidRPr="003D1804" w:rsidRDefault="000E71B2">
      <w:pPr>
        <w:pStyle w:val="Standard"/>
        <w:keepNext/>
        <w:keepLines/>
        <w:widowControl/>
        <w:spacing w:after="240" w:line="240" w:lineRule="auto"/>
        <w:rPr>
          <w:rFonts w:ascii="Garamond" w:eastAsia="Garamond" w:hAnsi="Garamond" w:cs="Garamond"/>
          <w:color w:val="auto"/>
        </w:rPr>
      </w:pPr>
      <w:r w:rsidRPr="003D1804">
        <w:rPr>
          <w:rFonts w:ascii="Garamond" w:hAnsi="Garamond"/>
          <w:noProof/>
          <w:color w:val="auto"/>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3600" cy="2286000"/>
                    </a:xfrm>
                    <a:prstGeom prst="rect">
                      <a:avLst/>
                    </a:prstGeom>
                    <a:noFill/>
                    <a:ln>
                      <a:noFill/>
                      <a:prstDash/>
                    </a:ln>
                  </pic:spPr>
                </pic:pic>
              </a:graphicData>
            </a:graphic>
          </wp:inline>
        </w:drawing>
      </w:r>
      <w:bookmarkStart w:id="59" w:name="_1y810tw"/>
      <w:bookmarkEnd w:id="59"/>
      <w:r w:rsidR="000D525E" w:rsidRPr="003D1804">
        <w:rPr>
          <w:rFonts w:ascii="Garamond" w:eastAsia="Garamond" w:hAnsi="Garamond" w:cs="Garamond"/>
          <w:b/>
          <w:color w:val="auto"/>
        </w:rPr>
        <w:t>Figure S5</w:t>
      </w:r>
      <w:r w:rsidRPr="003D1804">
        <w:rPr>
          <w:rFonts w:ascii="Garamond" w:eastAsia="Garamond" w:hAnsi="Garamond" w:cs="Garamond"/>
          <w:color w:val="auto"/>
        </w:rPr>
        <w:t>. High heritability and high HFA location combinations by bean race. Abbreviations correspond to CDBN standard abbreviations.</w:t>
      </w:r>
    </w:p>
    <w:p w14:paraId="41D61B3A" w14:textId="77777777" w:rsidR="00EB26EB" w:rsidRPr="003D1804" w:rsidRDefault="00EB26EB">
      <w:pPr>
        <w:pStyle w:val="Standard"/>
        <w:keepNext/>
        <w:keepLines/>
        <w:widowControl/>
        <w:spacing w:after="240" w:line="240" w:lineRule="auto"/>
        <w:rPr>
          <w:rFonts w:ascii="Garamond" w:eastAsia="Garamond" w:hAnsi="Garamond" w:cs="Garamond"/>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8275"/>
      </w:tblGrid>
      <w:tr w:rsidR="003D1804" w:rsidRPr="003D1804" w14:paraId="1AF329C6" w14:textId="77777777" w:rsidTr="00BF7FC8">
        <w:tc>
          <w:tcPr>
            <w:tcW w:w="9350" w:type="dxa"/>
            <w:gridSpan w:val="2"/>
          </w:tcPr>
          <w:p w14:paraId="1934D59A" w14:textId="2B1EA7A2" w:rsidR="00B468F3" w:rsidRPr="003D1804" w:rsidRDefault="00B468F3" w:rsidP="005739BD">
            <w:pPr>
              <w:pStyle w:val="Standard"/>
              <w:widowControl/>
              <w:spacing w:after="0" w:line="240" w:lineRule="auto"/>
              <w:rPr>
                <w:rFonts w:ascii="Garamond" w:hAnsi="Garamond"/>
                <w:b/>
                <w:bCs/>
                <w:color w:val="auto"/>
              </w:rPr>
            </w:pPr>
            <w:r w:rsidRPr="003D1804">
              <w:rPr>
                <w:rFonts w:ascii="Garamond" w:hAnsi="Garamond"/>
                <w:b/>
                <w:bCs/>
                <w:color w:val="auto"/>
              </w:rPr>
              <w:t>Table S1</w:t>
            </w:r>
          </w:p>
        </w:tc>
      </w:tr>
      <w:tr w:rsidR="003D1804" w:rsidRPr="003D1804" w14:paraId="70E3096E" w14:textId="77777777" w:rsidTr="00BF7FC8">
        <w:tc>
          <w:tcPr>
            <w:tcW w:w="9350" w:type="dxa"/>
            <w:gridSpan w:val="2"/>
          </w:tcPr>
          <w:p w14:paraId="091E77B5" w14:textId="381E516F" w:rsidR="00B468F3" w:rsidRPr="003D1804" w:rsidRDefault="00B468F3">
            <w:pPr>
              <w:pStyle w:val="Standard"/>
              <w:keepNext/>
              <w:keepLines/>
              <w:widowControl/>
              <w:shd w:val="clear" w:color="auto" w:fill="auto"/>
              <w:spacing w:after="240" w:line="240" w:lineRule="auto"/>
              <w:rPr>
                <w:rFonts w:ascii="Garamond" w:hAnsi="Garamond"/>
                <w:color w:val="auto"/>
              </w:rPr>
            </w:pPr>
            <w:r w:rsidRPr="003D1804">
              <w:rPr>
                <w:rFonts w:ascii="Garamond" w:hAnsi="Garamond"/>
                <w:color w:val="auto"/>
              </w:rPr>
              <w:t>Terms of models partitioning yield variance</w:t>
            </w:r>
          </w:p>
        </w:tc>
      </w:tr>
      <w:tr w:rsidR="003D1804" w:rsidRPr="003D1804" w14:paraId="194D4D85" w14:textId="77777777" w:rsidTr="00BF7FC8">
        <w:tc>
          <w:tcPr>
            <w:tcW w:w="1075" w:type="dxa"/>
            <w:tcBorders>
              <w:bottom w:val="single" w:sz="4" w:space="0" w:color="E7E6E6" w:themeColor="background2"/>
            </w:tcBorders>
          </w:tcPr>
          <w:p w14:paraId="50EDC762" w14:textId="1F0341D8" w:rsidR="00B468F3" w:rsidRPr="003D1804" w:rsidRDefault="00B468F3">
            <w:pPr>
              <w:pStyle w:val="Standard"/>
              <w:keepNext/>
              <w:keepLines/>
              <w:widowControl/>
              <w:shd w:val="clear" w:color="auto" w:fill="auto"/>
              <w:spacing w:after="240" w:line="240" w:lineRule="auto"/>
              <w:rPr>
                <w:rFonts w:ascii="Garamond" w:hAnsi="Garamond"/>
                <w:b/>
                <w:bCs/>
                <w:color w:val="auto"/>
              </w:rPr>
            </w:pPr>
            <w:r w:rsidRPr="003D1804">
              <w:rPr>
                <w:rFonts w:ascii="Garamond" w:hAnsi="Garamond"/>
                <w:b/>
                <w:bCs/>
                <w:color w:val="auto"/>
              </w:rPr>
              <w:t>Model</w:t>
            </w:r>
          </w:p>
        </w:tc>
        <w:tc>
          <w:tcPr>
            <w:tcW w:w="8275" w:type="dxa"/>
            <w:tcBorders>
              <w:bottom w:val="single" w:sz="4" w:space="0" w:color="E7E6E6" w:themeColor="background2"/>
            </w:tcBorders>
          </w:tcPr>
          <w:p w14:paraId="4D06CF58" w14:textId="5919E872" w:rsidR="00B468F3" w:rsidRPr="003D1804" w:rsidRDefault="00B468F3">
            <w:pPr>
              <w:pStyle w:val="Standard"/>
              <w:keepNext/>
              <w:keepLines/>
              <w:widowControl/>
              <w:shd w:val="clear" w:color="auto" w:fill="auto"/>
              <w:spacing w:after="240" w:line="240" w:lineRule="auto"/>
              <w:rPr>
                <w:rFonts w:ascii="Garamond" w:hAnsi="Garamond"/>
                <w:b/>
                <w:bCs/>
                <w:color w:val="auto"/>
              </w:rPr>
            </w:pPr>
            <w:r w:rsidRPr="003D1804">
              <w:rPr>
                <w:rFonts w:ascii="Garamond" w:hAnsi="Garamond"/>
                <w:b/>
                <w:bCs/>
                <w:color w:val="auto"/>
              </w:rPr>
              <w:t>Terms</w:t>
            </w:r>
          </w:p>
        </w:tc>
      </w:tr>
      <w:tr w:rsidR="003D1804" w:rsidRPr="003D1804" w14:paraId="5E4800DC" w14:textId="77777777" w:rsidTr="00BF7FC8">
        <w:tc>
          <w:tcPr>
            <w:tcW w:w="1075" w:type="dxa"/>
            <w:tcBorders>
              <w:top w:val="single" w:sz="4" w:space="0" w:color="E7E6E6" w:themeColor="background2"/>
              <w:bottom w:val="single" w:sz="4" w:space="0" w:color="E7E6E6" w:themeColor="background2"/>
            </w:tcBorders>
          </w:tcPr>
          <w:p w14:paraId="45A3A608" w14:textId="16D60EAC" w:rsidR="00B468F3" w:rsidRPr="003D1804" w:rsidRDefault="00B468F3" w:rsidP="005739BD">
            <w:pPr>
              <w:pStyle w:val="Standard"/>
              <w:keepNext/>
              <w:keepLines/>
              <w:widowControl/>
              <w:shd w:val="clear" w:color="auto" w:fill="auto"/>
              <w:spacing w:after="240" w:line="240" w:lineRule="auto"/>
              <w:jc w:val="center"/>
              <w:rPr>
                <w:rFonts w:ascii="Garamond" w:hAnsi="Garamond"/>
                <w:color w:val="auto"/>
              </w:rPr>
            </w:pPr>
            <w:r w:rsidRPr="003D1804">
              <w:rPr>
                <w:rFonts w:ascii="Garamond" w:hAnsi="Garamond"/>
                <w:color w:val="auto"/>
              </w:rPr>
              <w:t>1</w:t>
            </w:r>
          </w:p>
        </w:tc>
        <w:tc>
          <w:tcPr>
            <w:tcW w:w="8275" w:type="dxa"/>
            <w:tcBorders>
              <w:top w:val="single" w:sz="4" w:space="0" w:color="E7E6E6" w:themeColor="background2"/>
              <w:bottom w:val="single" w:sz="4" w:space="0" w:color="E7E6E6" w:themeColor="background2"/>
            </w:tcBorders>
          </w:tcPr>
          <w:p w14:paraId="32255C05" w14:textId="15043182" w:rsidR="00B468F3" w:rsidRPr="003D1804" w:rsidRDefault="00B468F3">
            <w:pPr>
              <w:pStyle w:val="Standard"/>
              <w:keepNext/>
              <w:keepLines/>
              <w:widowControl/>
              <w:shd w:val="clear" w:color="auto" w:fill="auto"/>
              <w:spacing w:after="240" w:line="240" w:lineRule="auto"/>
              <w:rPr>
                <w:rFonts w:ascii="Garamond" w:hAnsi="Garamond"/>
                <w:color w:val="auto"/>
              </w:rPr>
            </w:pPr>
            <w:r w:rsidRPr="003D1804">
              <w:rPr>
                <w:rFonts w:ascii="Garamond" w:hAnsi="Garamond"/>
                <w:color w:val="auto"/>
              </w:rPr>
              <w:t>Site</w:t>
            </w:r>
            <w:r w:rsidR="0024245D" w:rsidRPr="003D1804">
              <w:rPr>
                <w:rFonts w:ascii="Garamond" w:hAnsi="Garamond"/>
                <w:color w:val="auto"/>
              </w:rPr>
              <w:t>;</w:t>
            </w:r>
            <w:r w:rsidRPr="003D1804">
              <w:rPr>
                <w:rFonts w:ascii="Garamond" w:hAnsi="Garamond"/>
                <w:color w:val="auto"/>
              </w:rPr>
              <w:t xml:space="preserve"> year</w:t>
            </w:r>
            <w:r w:rsidR="0024245D" w:rsidRPr="003D1804">
              <w:rPr>
                <w:rFonts w:ascii="Garamond" w:hAnsi="Garamond"/>
                <w:color w:val="auto"/>
              </w:rPr>
              <w:t>;</w:t>
            </w:r>
            <w:r w:rsidRPr="003D1804">
              <w:rPr>
                <w:rFonts w:ascii="Garamond" w:hAnsi="Garamond"/>
                <w:color w:val="auto"/>
              </w:rPr>
              <w:t xml:space="preserve"> site-by-year</w:t>
            </w:r>
            <w:r w:rsidR="0024245D" w:rsidRPr="003D1804">
              <w:rPr>
                <w:rFonts w:ascii="Garamond" w:hAnsi="Garamond"/>
                <w:color w:val="auto"/>
              </w:rPr>
              <w:t>;</w:t>
            </w:r>
            <w:r w:rsidRPr="003D1804">
              <w:rPr>
                <w:rFonts w:ascii="Garamond" w:hAnsi="Garamond"/>
                <w:color w:val="auto"/>
              </w:rPr>
              <w:t xml:space="preserve"> entry</w:t>
            </w:r>
          </w:p>
        </w:tc>
      </w:tr>
      <w:tr w:rsidR="003D1804" w:rsidRPr="003D1804" w14:paraId="28648AE8" w14:textId="77777777" w:rsidTr="00BF7FC8">
        <w:tc>
          <w:tcPr>
            <w:tcW w:w="1075" w:type="dxa"/>
            <w:tcBorders>
              <w:top w:val="single" w:sz="4" w:space="0" w:color="E7E6E6" w:themeColor="background2"/>
              <w:bottom w:val="single" w:sz="4" w:space="0" w:color="E7E6E6" w:themeColor="background2"/>
            </w:tcBorders>
          </w:tcPr>
          <w:p w14:paraId="0B55D7FC" w14:textId="37B9EBFC" w:rsidR="00B468F3" w:rsidRPr="003D1804" w:rsidRDefault="00B468F3" w:rsidP="005739BD">
            <w:pPr>
              <w:pStyle w:val="Standard"/>
              <w:keepNext/>
              <w:keepLines/>
              <w:widowControl/>
              <w:shd w:val="clear" w:color="auto" w:fill="auto"/>
              <w:spacing w:after="240" w:line="240" w:lineRule="auto"/>
              <w:jc w:val="center"/>
              <w:rPr>
                <w:rFonts w:ascii="Garamond" w:hAnsi="Garamond"/>
                <w:color w:val="auto"/>
              </w:rPr>
            </w:pPr>
            <w:r w:rsidRPr="003D1804">
              <w:rPr>
                <w:rFonts w:ascii="Garamond" w:hAnsi="Garamond"/>
                <w:color w:val="auto"/>
              </w:rPr>
              <w:t>2</w:t>
            </w:r>
          </w:p>
        </w:tc>
        <w:tc>
          <w:tcPr>
            <w:tcW w:w="8275" w:type="dxa"/>
            <w:tcBorders>
              <w:top w:val="single" w:sz="4" w:space="0" w:color="E7E6E6" w:themeColor="background2"/>
              <w:bottom w:val="single" w:sz="4" w:space="0" w:color="E7E6E6" w:themeColor="background2"/>
            </w:tcBorders>
          </w:tcPr>
          <w:p w14:paraId="774B8CC6" w14:textId="1715E5D2" w:rsidR="00B468F3" w:rsidRPr="003D1804" w:rsidRDefault="00B468F3">
            <w:pPr>
              <w:pStyle w:val="Standard"/>
              <w:keepNext/>
              <w:keepLines/>
              <w:widowControl/>
              <w:shd w:val="clear" w:color="auto" w:fill="auto"/>
              <w:spacing w:after="240" w:line="240" w:lineRule="auto"/>
              <w:rPr>
                <w:rFonts w:ascii="Garamond" w:hAnsi="Garamond"/>
                <w:color w:val="auto"/>
              </w:rPr>
            </w:pPr>
            <w:r w:rsidRPr="003D1804">
              <w:rPr>
                <w:rFonts w:ascii="Garamond" w:hAnsi="Garamond"/>
                <w:color w:val="auto"/>
              </w:rPr>
              <w:t>Site</w:t>
            </w:r>
            <w:r w:rsidR="0024245D" w:rsidRPr="003D1804">
              <w:rPr>
                <w:rFonts w:ascii="Garamond" w:hAnsi="Garamond"/>
                <w:color w:val="auto"/>
              </w:rPr>
              <w:t>;</w:t>
            </w:r>
            <w:r w:rsidRPr="003D1804">
              <w:rPr>
                <w:rFonts w:ascii="Garamond" w:hAnsi="Garamond"/>
                <w:color w:val="auto"/>
              </w:rPr>
              <w:t xml:space="preserve"> year</w:t>
            </w:r>
            <w:r w:rsidR="0024245D" w:rsidRPr="003D1804">
              <w:rPr>
                <w:rFonts w:ascii="Garamond" w:hAnsi="Garamond"/>
                <w:color w:val="auto"/>
              </w:rPr>
              <w:t>;</w:t>
            </w:r>
            <w:r w:rsidRPr="003D1804">
              <w:rPr>
                <w:rFonts w:ascii="Garamond" w:hAnsi="Garamond"/>
                <w:color w:val="auto"/>
              </w:rPr>
              <w:t xml:space="preserve"> site-by-year</w:t>
            </w:r>
            <w:r w:rsidR="0024245D" w:rsidRPr="003D1804">
              <w:rPr>
                <w:rFonts w:ascii="Garamond" w:hAnsi="Garamond"/>
                <w:color w:val="auto"/>
              </w:rPr>
              <w:t>;</w:t>
            </w:r>
            <w:r w:rsidRPr="003D1804">
              <w:rPr>
                <w:rFonts w:ascii="Garamond" w:hAnsi="Garamond"/>
                <w:color w:val="auto"/>
              </w:rPr>
              <w:t xml:space="preserve"> entr</w:t>
            </w:r>
            <w:r w:rsidR="0024245D" w:rsidRPr="003D1804">
              <w:rPr>
                <w:rFonts w:ascii="Garamond" w:hAnsi="Garamond"/>
                <w:color w:val="auto"/>
              </w:rPr>
              <w:t>y;</w:t>
            </w:r>
            <w:r w:rsidRPr="003D1804">
              <w:rPr>
                <w:rFonts w:ascii="Garamond" w:hAnsi="Garamond"/>
                <w:color w:val="auto"/>
              </w:rPr>
              <w:t xml:space="preserve"> </w:t>
            </w:r>
            <w:r w:rsidR="0024245D" w:rsidRPr="003D1804">
              <w:rPr>
                <w:rFonts w:ascii="Garamond" w:hAnsi="Garamond"/>
                <w:color w:val="auto"/>
              </w:rPr>
              <w:t>home site indicator</w:t>
            </w:r>
          </w:p>
        </w:tc>
      </w:tr>
      <w:tr w:rsidR="003D1804" w:rsidRPr="003D1804" w14:paraId="3517AFAA" w14:textId="77777777" w:rsidTr="00BF7FC8">
        <w:tc>
          <w:tcPr>
            <w:tcW w:w="1075" w:type="dxa"/>
            <w:tcBorders>
              <w:top w:val="single" w:sz="4" w:space="0" w:color="E7E6E6" w:themeColor="background2"/>
              <w:bottom w:val="single" w:sz="4" w:space="0" w:color="E7E6E6" w:themeColor="background2"/>
            </w:tcBorders>
          </w:tcPr>
          <w:p w14:paraId="502F95FA" w14:textId="27433C84" w:rsidR="00B468F3" w:rsidRPr="003D1804" w:rsidRDefault="00B468F3" w:rsidP="005739BD">
            <w:pPr>
              <w:pStyle w:val="Standard"/>
              <w:keepNext/>
              <w:keepLines/>
              <w:widowControl/>
              <w:shd w:val="clear" w:color="auto" w:fill="auto"/>
              <w:spacing w:after="240" w:line="240" w:lineRule="auto"/>
              <w:jc w:val="center"/>
              <w:rPr>
                <w:rFonts w:ascii="Garamond" w:hAnsi="Garamond"/>
                <w:color w:val="auto"/>
              </w:rPr>
            </w:pPr>
            <w:r w:rsidRPr="003D1804">
              <w:rPr>
                <w:rFonts w:ascii="Garamond" w:hAnsi="Garamond"/>
                <w:color w:val="auto"/>
              </w:rPr>
              <w:t>3</w:t>
            </w:r>
          </w:p>
        </w:tc>
        <w:tc>
          <w:tcPr>
            <w:tcW w:w="8275" w:type="dxa"/>
            <w:tcBorders>
              <w:top w:val="single" w:sz="4" w:space="0" w:color="E7E6E6" w:themeColor="background2"/>
              <w:bottom w:val="single" w:sz="4" w:space="0" w:color="E7E6E6" w:themeColor="background2"/>
            </w:tcBorders>
          </w:tcPr>
          <w:p w14:paraId="4C996DD7" w14:textId="4E3DCA6A" w:rsidR="00B468F3" w:rsidRPr="003D1804" w:rsidRDefault="0024245D">
            <w:pPr>
              <w:pStyle w:val="Standard"/>
              <w:keepNext/>
              <w:keepLines/>
              <w:widowControl/>
              <w:shd w:val="clear" w:color="auto" w:fill="auto"/>
              <w:spacing w:after="240" w:line="240" w:lineRule="auto"/>
              <w:rPr>
                <w:rFonts w:ascii="Garamond" w:hAnsi="Garamond"/>
                <w:color w:val="auto"/>
              </w:rPr>
            </w:pPr>
            <w:r w:rsidRPr="003D1804">
              <w:rPr>
                <w:rFonts w:ascii="Garamond" w:hAnsi="Garamond"/>
                <w:color w:val="auto"/>
              </w:rPr>
              <w:t>Site; year; site-by-year; entry; kinship PCA axes 1-3</w:t>
            </w:r>
          </w:p>
        </w:tc>
      </w:tr>
      <w:tr w:rsidR="00B468F3" w:rsidRPr="003D1804" w14:paraId="708C0BC4" w14:textId="77777777" w:rsidTr="00BF7FC8">
        <w:tc>
          <w:tcPr>
            <w:tcW w:w="1075" w:type="dxa"/>
            <w:tcBorders>
              <w:top w:val="single" w:sz="4" w:space="0" w:color="E7E6E6" w:themeColor="background2"/>
            </w:tcBorders>
          </w:tcPr>
          <w:p w14:paraId="3431AD3D" w14:textId="367D6F6A" w:rsidR="00B468F3" w:rsidRPr="003D1804" w:rsidRDefault="00B468F3" w:rsidP="005739BD">
            <w:pPr>
              <w:pStyle w:val="Standard"/>
              <w:keepNext/>
              <w:keepLines/>
              <w:widowControl/>
              <w:shd w:val="clear" w:color="auto" w:fill="auto"/>
              <w:spacing w:after="240" w:line="240" w:lineRule="auto"/>
              <w:jc w:val="center"/>
              <w:rPr>
                <w:rFonts w:ascii="Garamond" w:hAnsi="Garamond"/>
                <w:color w:val="auto"/>
              </w:rPr>
            </w:pPr>
            <w:r w:rsidRPr="003D1804">
              <w:rPr>
                <w:rFonts w:ascii="Garamond" w:hAnsi="Garamond"/>
                <w:color w:val="auto"/>
              </w:rPr>
              <w:t>4</w:t>
            </w:r>
          </w:p>
        </w:tc>
        <w:tc>
          <w:tcPr>
            <w:tcW w:w="8275" w:type="dxa"/>
            <w:tcBorders>
              <w:top w:val="single" w:sz="4" w:space="0" w:color="E7E6E6" w:themeColor="background2"/>
            </w:tcBorders>
          </w:tcPr>
          <w:p w14:paraId="70CFD785" w14:textId="04CBD2B6" w:rsidR="00B468F3" w:rsidRPr="003D1804" w:rsidRDefault="0024245D">
            <w:pPr>
              <w:pStyle w:val="Standard"/>
              <w:keepNext/>
              <w:keepLines/>
              <w:widowControl/>
              <w:shd w:val="clear" w:color="auto" w:fill="auto"/>
              <w:spacing w:after="240" w:line="240" w:lineRule="auto"/>
              <w:rPr>
                <w:rFonts w:ascii="Garamond" w:hAnsi="Garamond"/>
                <w:color w:val="auto"/>
              </w:rPr>
            </w:pPr>
            <w:r w:rsidRPr="003D1804">
              <w:rPr>
                <w:rFonts w:ascii="Garamond" w:hAnsi="Garamond"/>
                <w:color w:val="auto"/>
              </w:rPr>
              <w:t>Site; year; site-by-year; entry; home site indicator; kinship PCA axes 1-3; home site-by-kinship axes</w:t>
            </w:r>
          </w:p>
        </w:tc>
      </w:tr>
    </w:tbl>
    <w:p w14:paraId="036DA048" w14:textId="77777777" w:rsidR="00AF7B85" w:rsidRPr="003D1804" w:rsidRDefault="00AF7B85">
      <w:pPr>
        <w:pStyle w:val="Standard"/>
        <w:keepNext/>
        <w:keepLines/>
        <w:widowControl/>
        <w:spacing w:after="240" w:line="240" w:lineRule="auto"/>
        <w:rPr>
          <w:rFonts w:ascii="Garamond" w:eastAsia="Garamond" w:hAnsi="Garamond" w:cs="Garamond"/>
          <w:color w:val="auto"/>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3D1804" w:rsidRPr="003D1804" w14:paraId="6C7FE346" w14:textId="77777777">
        <w:tc>
          <w:tcPr>
            <w:tcW w:w="7140" w:type="dxa"/>
            <w:gridSpan w:val="5"/>
            <w:shd w:val="clear" w:color="auto" w:fill="FFFFFF"/>
            <w:tcMar>
              <w:top w:w="0" w:type="dxa"/>
              <w:left w:w="108" w:type="dxa"/>
              <w:bottom w:w="0" w:type="dxa"/>
              <w:right w:w="108" w:type="dxa"/>
            </w:tcMar>
            <w:vAlign w:val="center"/>
          </w:tcPr>
          <w:p w14:paraId="1FAA8A14" w14:textId="2D45318A"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b/>
                <w:color w:val="auto"/>
              </w:rPr>
              <w:t>Table S</w:t>
            </w:r>
            <w:r w:rsidR="0024245D" w:rsidRPr="003D1804">
              <w:rPr>
                <w:rFonts w:ascii="Garamond" w:eastAsia="Garamond" w:hAnsi="Garamond" w:cs="Garamond"/>
                <w:b/>
                <w:color w:val="auto"/>
              </w:rPr>
              <w:t>2</w:t>
            </w:r>
          </w:p>
        </w:tc>
      </w:tr>
      <w:tr w:rsidR="003D1804" w:rsidRPr="003D1804" w14:paraId="67611AD7" w14:textId="77777777" w:rsidTr="005739BD">
        <w:tc>
          <w:tcPr>
            <w:tcW w:w="7140" w:type="dxa"/>
            <w:gridSpan w:val="5"/>
            <w:shd w:val="clear" w:color="auto" w:fill="FFFFFF"/>
            <w:tcMar>
              <w:top w:w="0" w:type="dxa"/>
              <w:left w:w="108" w:type="dxa"/>
              <w:bottom w:w="0" w:type="dxa"/>
              <w:right w:w="108" w:type="dxa"/>
            </w:tcMar>
            <w:vAlign w:val="center"/>
          </w:tcPr>
          <w:p w14:paraId="013EF59C"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rPr>
              <w:t>ANOVA of Yield Across Time</w:t>
            </w:r>
          </w:p>
        </w:tc>
      </w:tr>
      <w:tr w:rsidR="003D1804" w:rsidRPr="003D1804" w14:paraId="58CB260B" w14:textId="77777777" w:rsidTr="005739BD">
        <w:tc>
          <w:tcPr>
            <w:tcW w:w="1440" w:type="dxa"/>
            <w:shd w:val="clear" w:color="auto" w:fill="FFFFFF"/>
            <w:tcMar>
              <w:top w:w="0" w:type="dxa"/>
              <w:left w:w="108" w:type="dxa"/>
              <w:bottom w:w="0" w:type="dxa"/>
              <w:right w:w="108" w:type="dxa"/>
            </w:tcMar>
            <w:vAlign w:val="center"/>
          </w:tcPr>
          <w:p w14:paraId="134F9AA7" w14:textId="77777777" w:rsidR="00AF7B85" w:rsidRPr="003D1804" w:rsidRDefault="00AF7B85">
            <w:pPr>
              <w:pStyle w:val="Standard"/>
              <w:widowControl/>
              <w:spacing w:after="0" w:line="240" w:lineRule="auto"/>
              <w:jc w:val="center"/>
              <w:rPr>
                <w:rFonts w:ascii="Garamond" w:eastAsia="Garamond" w:hAnsi="Garamond" w:cs="Garamond"/>
                <w:color w:val="auto"/>
              </w:rPr>
            </w:pPr>
          </w:p>
        </w:tc>
        <w:tc>
          <w:tcPr>
            <w:tcW w:w="2085" w:type="dxa"/>
            <w:shd w:val="clear" w:color="auto" w:fill="FFFFFF"/>
            <w:tcMar>
              <w:top w:w="0" w:type="dxa"/>
              <w:left w:w="108" w:type="dxa"/>
              <w:bottom w:w="0" w:type="dxa"/>
              <w:right w:w="108" w:type="dxa"/>
            </w:tcMar>
            <w:vAlign w:val="center"/>
          </w:tcPr>
          <w:p w14:paraId="6FECB0DD"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Sum Sq</w:t>
            </w:r>
          </w:p>
        </w:tc>
        <w:tc>
          <w:tcPr>
            <w:tcW w:w="1049" w:type="dxa"/>
            <w:shd w:val="clear" w:color="auto" w:fill="FFFFFF"/>
            <w:tcMar>
              <w:top w:w="0" w:type="dxa"/>
              <w:left w:w="108" w:type="dxa"/>
              <w:bottom w:w="0" w:type="dxa"/>
              <w:right w:w="108" w:type="dxa"/>
            </w:tcMar>
            <w:vAlign w:val="center"/>
          </w:tcPr>
          <w:p w14:paraId="6649F0F7"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Df</w:t>
            </w:r>
          </w:p>
        </w:tc>
        <w:tc>
          <w:tcPr>
            <w:tcW w:w="1260" w:type="dxa"/>
            <w:shd w:val="clear" w:color="auto" w:fill="FFFFFF"/>
            <w:tcMar>
              <w:top w:w="0" w:type="dxa"/>
              <w:left w:w="108" w:type="dxa"/>
              <w:bottom w:w="0" w:type="dxa"/>
              <w:right w:w="108" w:type="dxa"/>
            </w:tcMar>
            <w:vAlign w:val="center"/>
          </w:tcPr>
          <w:p w14:paraId="3DAE161D"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F value</w:t>
            </w:r>
          </w:p>
        </w:tc>
        <w:tc>
          <w:tcPr>
            <w:tcW w:w="1306" w:type="dxa"/>
            <w:shd w:val="clear" w:color="auto" w:fill="FFFFFF"/>
            <w:tcMar>
              <w:top w:w="0" w:type="dxa"/>
              <w:left w:w="108" w:type="dxa"/>
              <w:bottom w:w="0" w:type="dxa"/>
              <w:right w:w="108" w:type="dxa"/>
            </w:tcMar>
            <w:vAlign w:val="center"/>
          </w:tcPr>
          <w:p w14:paraId="5A931CF7" w14:textId="77777777" w:rsidR="00AF7B85" w:rsidRPr="003D1804" w:rsidRDefault="000E71B2">
            <w:pPr>
              <w:pStyle w:val="Standard"/>
              <w:widowControl/>
              <w:spacing w:after="0" w:line="240" w:lineRule="auto"/>
              <w:jc w:val="center"/>
              <w:rPr>
                <w:rFonts w:ascii="Garamond" w:hAnsi="Garamond"/>
                <w:color w:val="auto"/>
              </w:rPr>
            </w:pPr>
            <w:proofErr w:type="spellStart"/>
            <w:r w:rsidRPr="003D1804">
              <w:rPr>
                <w:rFonts w:ascii="Garamond" w:eastAsia="Garamond" w:hAnsi="Garamond" w:cs="Garamond"/>
                <w:b/>
                <w:color w:val="auto"/>
              </w:rPr>
              <w:t>Pr</w:t>
            </w:r>
            <w:proofErr w:type="spellEnd"/>
            <w:r w:rsidRPr="003D1804">
              <w:rPr>
                <w:rFonts w:ascii="Garamond" w:eastAsia="Garamond" w:hAnsi="Garamond" w:cs="Garamond"/>
                <w:b/>
                <w:color w:val="auto"/>
              </w:rPr>
              <w:t>(&gt;F)</w:t>
            </w:r>
          </w:p>
        </w:tc>
      </w:tr>
      <w:tr w:rsidR="003D1804" w:rsidRPr="003D1804" w14:paraId="5314D232"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0.000</w:t>
            </w:r>
          </w:p>
        </w:tc>
      </w:tr>
      <w:tr w:rsidR="003D1804" w:rsidRPr="003D1804" w14:paraId="56A28581"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0.000</w:t>
            </w:r>
          </w:p>
        </w:tc>
      </w:tr>
      <w:tr w:rsidR="003D1804" w:rsidRPr="003D1804" w14:paraId="0C6D3E27"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0.018</w:t>
            </w:r>
          </w:p>
        </w:tc>
      </w:tr>
      <w:tr w:rsidR="003D1804" w:rsidRPr="003D1804" w14:paraId="12958AB3"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w:t>
            </w:r>
          </w:p>
        </w:tc>
      </w:tr>
    </w:tbl>
    <w:p w14:paraId="0DF6AA4E" w14:textId="09FFD658" w:rsidR="00BF7FC8" w:rsidRPr="003D1804" w:rsidRDefault="00BF7FC8">
      <w:pPr>
        <w:pStyle w:val="Standard"/>
        <w:widowControl/>
        <w:spacing w:after="240" w:line="480" w:lineRule="auto"/>
        <w:ind w:firstLine="360"/>
        <w:rPr>
          <w:rFonts w:ascii="Garamond" w:eastAsia="Garamond" w:hAnsi="Garamond" w:cs="Garamond"/>
          <w:color w:val="auto"/>
        </w:rPr>
      </w:pPr>
      <w:bookmarkStart w:id="60" w:name="_4i7ojhp"/>
      <w:bookmarkEnd w:id="60"/>
    </w:p>
    <w:p w14:paraId="36CEAF3B" w14:textId="77777777" w:rsidR="00BF7FC8" w:rsidRPr="003D1804" w:rsidRDefault="00BF7FC8">
      <w:pPr>
        <w:widowControl w:val="0"/>
        <w:autoSpaceDN w:val="0"/>
        <w:rPr>
          <w:rFonts w:ascii="Garamond" w:eastAsia="Garamond" w:hAnsi="Garamond" w:cs="Garamond"/>
          <w:color w:val="auto"/>
        </w:rPr>
      </w:pPr>
      <w:r w:rsidRPr="003D1804">
        <w:rPr>
          <w:rFonts w:ascii="Garamond" w:eastAsia="Garamond" w:hAnsi="Garamond" w:cs="Garamond"/>
          <w:color w:val="auto"/>
        </w:rPr>
        <w:br w:type="page"/>
      </w:r>
    </w:p>
    <w:p w14:paraId="7ADCF715" w14:textId="77777777" w:rsidR="00AF7B85" w:rsidRPr="003D1804" w:rsidRDefault="00AF7B85">
      <w:pPr>
        <w:pStyle w:val="Standard"/>
        <w:widowControl/>
        <w:spacing w:after="240" w:line="480" w:lineRule="auto"/>
        <w:ind w:firstLine="360"/>
        <w:rPr>
          <w:rFonts w:ascii="Garamond" w:eastAsia="Garamond" w:hAnsi="Garamond" w:cs="Garamond"/>
          <w:color w:val="auto"/>
        </w:rPr>
      </w:pPr>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838"/>
        <w:gridCol w:w="1492"/>
      </w:tblGrid>
      <w:tr w:rsidR="003D1804" w:rsidRPr="003D1804" w14:paraId="7ABF0488" w14:textId="77777777" w:rsidTr="00BF7FC8">
        <w:tc>
          <w:tcPr>
            <w:tcW w:w="7290" w:type="dxa"/>
            <w:gridSpan w:val="4"/>
            <w:shd w:val="clear" w:color="auto" w:fill="FFFFFF"/>
            <w:tcMar>
              <w:top w:w="0" w:type="dxa"/>
              <w:left w:w="108" w:type="dxa"/>
              <w:bottom w:w="0" w:type="dxa"/>
              <w:right w:w="108" w:type="dxa"/>
            </w:tcMar>
            <w:vAlign w:val="center"/>
          </w:tcPr>
          <w:p w14:paraId="4AF02B6E" w14:textId="528A338E"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b/>
                <w:color w:val="auto"/>
              </w:rPr>
              <w:t>Table S</w:t>
            </w:r>
            <w:r w:rsidR="0024245D" w:rsidRPr="003D1804">
              <w:rPr>
                <w:rFonts w:ascii="Garamond" w:eastAsia="Garamond" w:hAnsi="Garamond" w:cs="Garamond"/>
                <w:b/>
                <w:color w:val="auto"/>
              </w:rPr>
              <w:t>3</w:t>
            </w:r>
          </w:p>
        </w:tc>
      </w:tr>
      <w:tr w:rsidR="003D1804" w:rsidRPr="003D1804" w14:paraId="4C33F7DF" w14:textId="77777777" w:rsidTr="00BF7FC8">
        <w:tc>
          <w:tcPr>
            <w:tcW w:w="7290" w:type="dxa"/>
            <w:gridSpan w:val="4"/>
            <w:shd w:val="clear" w:color="auto" w:fill="FFFFFF"/>
            <w:tcMar>
              <w:top w:w="0" w:type="dxa"/>
              <w:left w:w="108" w:type="dxa"/>
              <w:bottom w:w="0" w:type="dxa"/>
              <w:right w:w="108" w:type="dxa"/>
            </w:tcMar>
            <w:vAlign w:val="center"/>
          </w:tcPr>
          <w:p w14:paraId="0D1DD2FD"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rPr>
              <w:t>AIC</w:t>
            </w:r>
            <w:r w:rsidRPr="003D1804">
              <w:rPr>
                <w:rFonts w:ascii="Garamond" w:eastAsia="Garamond" w:hAnsi="Garamond" w:cs="Garamond"/>
                <w:color w:val="auto"/>
                <w:vertAlign w:val="superscript"/>
              </w:rPr>
              <w:t>1</w:t>
            </w:r>
            <w:r w:rsidRPr="003D1804">
              <w:rPr>
                <w:rFonts w:ascii="Garamond" w:eastAsia="Garamond" w:hAnsi="Garamond" w:cs="Garamond"/>
                <w:color w:val="auto"/>
              </w:rPr>
              <w:t> of Competing Home Field Advantage Models</w:t>
            </w:r>
          </w:p>
        </w:tc>
      </w:tr>
      <w:tr w:rsidR="003D1804" w:rsidRPr="003D1804" w14:paraId="29392B4A" w14:textId="77777777" w:rsidTr="00BF7FC8">
        <w:tc>
          <w:tcPr>
            <w:tcW w:w="2806" w:type="dxa"/>
            <w:shd w:val="clear" w:color="auto" w:fill="FFFFFF"/>
            <w:tcMar>
              <w:top w:w="0" w:type="dxa"/>
              <w:left w:w="108" w:type="dxa"/>
              <w:bottom w:w="0" w:type="dxa"/>
              <w:right w:w="108" w:type="dxa"/>
            </w:tcMar>
            <w:vAlign w:val="center"/>
          </w:tcPr>
          <w:p w14:paraId="00B8F630" w14:textId="77777777" w:rsidR="00AF7B85" w:rsidRPr="003D1804" w:rsidRDefault="00AF7B85">
            <w:pPr>
              <w:pStyle w:val="Standard"/>
              <w:widowControl/>
              <w:spacing w:after="0" w:line="240" w:lineRule="auto"/>
              <w:rPr>
                <w:rFonts w:ascii="Garamond" w:eastAsia="Garamond" w:hAnsi="Garamond" w:cs="Garamond"/>
                <w:color w:val="auto"/>
              </w:rPr>
            </w:pPr>
          </w:p>
        </w:tc>
        <w:tc>
          <w:tcPr>
            <w:tcW w:w="1154" w:type="dxa"/>
            <w:shd w:val="clear" w:color="auto" w:fill="FFFFFF"/>
            <w:tcMar>
              <w:top w:w="0" w:type="dxa"/>
              <w:left w:w="108" w:type="dxa"/>
              <w:bottom w:w="0" w:type="dxa"/>
              <w:right w:w="108" w:type="dxa"/>
            </w:tcMar>
            <w:vAlign w:val="center"/>
          </w:tcPr>
          <w:p w14:paraId="52C9508D"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Durango</w:t>
            </w:r>
          </w:p>
        </w:tc>
        <w:tc>
          <w:tcPr>
            <w:tcW w:w="1838" w:type="dxa"/>
            <w:shd w:val="clear" w:color="auto" w:fill="FFFFFF"/>
            <w:tcMar>
              <w:top w:w="0" w:type="dxa"/>
              <w:left w:w="108" w:type="dxa"/>
              <w:bottom w:w="0" w:type="dxa"/>
              <w:right w:w="108" w:type="dxa"/>
            </w:tcMar>
            <w:vAlign w:val="center"/>
          </w:tcPr>
          <w:p w14:paraId="10240526"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Mesoamerican</w:t>
            </w:r>
          </w:p>
        </w:tc>
        <w:tc>
          <w:tcPr>
            <w:tcW w:w="1492" w:type="dxa"/>
            <w:shd w:val="clear" w:color="auto" w:fill="FFFFFF"/>
            <w:tcMar>
              <w:top w:w="0" w:type="dxa"/>
              <w:left w:w="108" w:type="dxa"/>
              <w:bottom w:w="0" w:type="dxa"/>
              <w:right w:w="108" w:type="dxa"/>
            </w:tcMar>
            <w:vAlign w:val="center"/>
          </w:tcPr>
          <w:p w14:paraId="50E62C2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Nueva Granada</w:t>
            </w:r>
          </w:p>
        </w:tc>
      </w:tr>
      <w:tr w:rsidR="003D1804" w:rsidRPr="003D1804" w14:paraId="49DF8080"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6772</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5095</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3434</w:t>
            </w:r>
          </w:p>
        </w:tc>
      </w:tr>
      <w:tr w:rsidR="003D1804" w:rsidRPr="003D1804" w14:paraId="210224D6"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7323</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5421</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3599</w:t>
            </w:r>
          </w:p>
        </w:tc>
      </w:tr>
      <w:tr w:rsidR="003D1804" w:rsidRPr="003D1804" w14:paraId="4C74D487"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7662</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5703</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3773</w:t>
            </w:r>
          </w:p>
        </w:tc>
      </w:tr>
      <w:tr w:rsidR="003D1804" w:rsidRPr="003D1804" w14:paraId="038D04FD" w14:textId="77777777" w:rsidTr="00BF7FC8">
        <w:tc>
          <w:tcPr>
            <w:tcW w:w="2806"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8143</w:t>
            </w:r>
          </w:p>
        </w:tc>
        <w:tc>
          <w:tcPr>
            <w:tcW w:w="1838"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5997</w:t>
            </w:r>
          </w:p>
        </w:tc>
        <w:tc>
          <w:tcPr>
            <w:tcW w:w="1492"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3926</w:t>
            </w:r>
          </w:p>
        </w:tc>
      </w:tr>
      <w:tr w:rsidR="003D1804" w:rsidRPr="003D1804" w14:paraId="631C81C1" w14:textId="77777777" w:rsidTr="00BF7FC8">
        <w:tc>
          <w:tcPr>
            <w:tcW w:w="7290" w:type="dxa"/>
            <w:gridSpan w:val="4"/>
            <w:shd w:val="clear" w:color="auto" w:fill="FFFFFF"/>
            <w:tcMar>
              <w:top w:w="0" w:type="dxa"/>
              <w:left w:w="108" w:type="dxa"/>
              <w:bottom w:w="0" w:type="dxa"/>
              <w:right w:w="108" w:type="dxa"/>
            </w:tcMar>
            <w:vAlign w:val="center"/>
          </w:tcPr>
          <w:p w14:paraId="54051C53"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vertAlign w:val="superscript"/>
              </w:rPr>
              <w:t>1</w:t>
            </w:r>
            <w:r w:rsidRPr="003D1804">
              <w:rPr>
                <w:rFonts w:ascii="Garamond" w:eastAsia="Garamond" w:hAnsi="Garamond" w:cs="Garamond"/>
                <w:color w:val="auto"/>
              </w:rPr>
              <w:t>Akaike Information Criterion</w:t>
            </w:r>
          </w:p>
        </w:tc>
      </w:tr>
    </w:tbl>
    <w:p w14:paraId="57AAAEA4" w14:textId="679318A7" w:rsidR="00AF7B85" w:rsidRPr="003D1804" w:rsidRDefault="00AF7B85">
      <w:pPr>
        <w:pStyle w:val="Standard"/>
        <w:widowControl/>
        <w:spacing w:after="240" w:line="480" w:lineRule="auto"/>
        <w:ind w:firstLine="360"/>
        <w:rPr>
          <w:rFonts w:ascii="Garamond" w:hAnsi="Garamond"/>
          <w:color w:val="auto"/>
        </w:rPr>
      </w:pPr>
      <w:bookmarkStart w:id="61" w:name="_2xcytpi"/>
      <w:bookmarkEnd w:id="61"/>
    </w:p>
    <w:p w14:paraId="49FAA823" w14:textId="77777777" w:rsidR="00AF7B85" w:rsidRPr="003D1804" w:rsidRDefault="00AF7B85" w:rsidP="00136AF7">
      <w:pPr>
        <w:pStyle w:val="Standard"/>
        <w:widowControl/>
        <w:rPr>
          <w:rFonts w:ascii="Garamond" w:eastAsia="Garamond" w:hAnsi="Garamond" w:cs="Garamond"/>
          <w:color w:val="auto"/>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3D1804" w:rsidRPr="003D1804" w14:paraId="1D6DEA00" w14:textId="77777777" w:rsidTr="005739BD">
        <w:tc>
          <w:tcPr>
            <w:tcW w:w="6435" w:type="dxa"/>
            <w:gridSpan w:val="5"/>
            <w:shd w:val="clear" w:color="auto" w:fill="FFFFFF"/>
            <w:tcMar>
              <w:top w:w="0" w:type="dxa"/>
              <w:left w:w="108" w:type="dxa"/>
              <w:bottom w:w="0" w:type="dxa"/>
              <w:right w:w="108" w:type="dxa"/>
            </w:tcMar>
            <w:vAlign w:val="center"/>
          </w:tcPr>
          <w:p w14:paraId="30112966" w14:textId="1AE89FD0"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b/>
                <w:color w:val="auto"/>
              </w:rPr>
              <w:t>Table S</w:t>
            </w:r>
            <w:r w:rsidR="0024245D" w:rsidRPr="003D1804">
              <w:rPr>
                <w:rFonts w:ascii="Garamond" w:eastAsia="Garamond" w:hAnsi="Garamond" w:cs="Garamond"/>
                <w:b/>
                <w:color w:val="auto"/>
              </w:rPr>
              <w:t>4</w:t>
            </w:r>
          </w:p>
        </w:tc>
      </w:tr>
      <w:tr w:rsidR="003D1804" w:rsidRPr="003D1804" w14:paraId="2A28C64D" w14:textId="77777777" w:rsidTr="005739BD">
        <w:tc>
          <w:tcPr>
            <w:tcW w:w="6435" w:type="dxa"/>
            <w:gridSpan w:val="5"/>
            <w:shd w:val="clear" w:color="auto" w:fill="FFFFFF"/>
            <w:tcMar>
              <w:top w:w="0" w:type="dxa"/>
              <w:left w:w="108" w:type="dxa"/>
              <w:bottom w:w="0" w:type="dxa"/>
              <w:right w:w="108" w:type="dxa"/>
            </w:tcMar>
            <w:vAlign w:val="center"/>
          </w:tcPr>
          <w:p w14:paraId="1CB6C177" w14:textId="77777777" w:rsidR="00AF7B85" w:rsidRPr="003D1804" w:rsidRDefault="000E71B2">
            <w:pPr>
              <w:pStyle w:val="Standard"/>
              <w:widowControl/>
              <w:spacing w:after="0" w:line="240" w:lineRule="auto"/>
              <w:rPr>
                <w:rFonts w:ascii="Garamond" w:hAnsi="Garamond"/>
                <w:color w:val="auto"/>
              </w:rPr>
            </w:pPr>
            <w:r w:rsidRPr="003D1804">
              <w:rPr>
                <w:rFonts w:ascii="Garamond" w:eastAsia="Garamond" w:hAnsi="Garamond" w:cs="Garamond"/>
                <w:color w:val="auto"/>
              </w:rPr>
              <w:t>ANOVA of Home Field Advantage Across Time</w:t>
            </w:r>
          </w:p>
        </w:tc>
      </w:tr>
      <w:tr w:rsidR="003D1804" w:rsidRPr="003D1804" w14:paraId="36003400" w14:textId="77777777" w:rsidTr="005739BD">
        <w:tc>
          <w:tcPr>
            <w:tcW w:w="1620" w:type="dxa"/>
            <w:shd w:val="clear" w:color="auto" w:fill="FFFFFF"/>
            <w:tcMar>
              <w:top w:w="0" w:type="dxa"/>
              <w:left w:w="108" w:type="dxa"/>
              <w:bottom w:w="0" w:type="dxa"/>
              <w:right w:w="108" w:type="dxa"/>
            </w:tcMar>
            <w:vAlign w:val="center"/>
          </w:tcPr>
          <w:p w14:paraId="794C4A2A" w14:textId="77777777" w:rsidR="00AF7B85" w:rsidRPr="003D1804" w:rsidRDefault="00AF7B85">
            <w:pPr>
              <w:pStyle w:val="Standard"/>
              <w:widowControl/>
              <w:spacing w:after="0" w:line="240" w:lineRule="auto"/>
              <w:rPr>
                <w:rFonts w:ascii="Garamond" w:eastAsia="Garamond" w:hAnsi="Garamond" w:cs="Garamond"/>
                <w:b/>
                <w:color w:val="auto"/>
              </w:rPr>
            </w:pPr>
          </w:p>
        </w:tc>
        <w:tc>
          <w:tcPr>
            <w:tcW w:w="1574" w:type="dxa"/>
            <w:shd w:val="clear" w:color="auto" w:fill="FFFFFF"/>
            <w:tcMar>
              <w:top w:w="0" w:type="dxa"/>
              <w:left w:w="108" w:type="dxa"/>
              <w:bottom w:w="0" w:type="dxa"/>
              <w:right w:w="108" w:type="dxa"/>
            </w:tcMar>
            <w:vAlign w:val="center"/>
          </w:tcPr>
          <w:p w14:paraId="7EC6376C"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Sum Sq</w:t>
            </w:r>
          </w:p>
        </w:tc>
        <w:tc>
          <w:tcPr>
            <w:tcW w:w="825" w:type="dxa"/>
            <w:shd w:val="clear" w:color="auto" w:fill="FFFFFF"/>
            <w:tcMar>
              <w:top w:w="0" w:type="dxa"/>
              <w:left w:w="108" w:type="dxa"/>
              <w:bottom w:w="0" w:type="dxa"/>
              <w:right w:w="108" w:type="dxa"/>
            </w:tcMar>
            <w:vAlign w:val="center"/>
          </w:tcPr>
          <w:p w14:paraId="15492857"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Df</w:t>
            </w:r>
          </w:p>
        </w:tc>
        <w:tc>
          <w:tcPr>
            <w:tcW w:w="1110" w:type="dxa"/>
            <w:shd w:val="clear" w:color="auto" w:fill="FFFFFF"/>
            <w:tcMar>
              <w:top w:w="0" w:type="dxa"/>
              <w:left w:w="108" w:type="dxa"/>
              <w:bottom w:w="0" w:type="dxa"/>
              <w:right w:w="108" w:type="dxa"/>
            </w:tcMar>
            <w:vAlign w:val="center"/>
          </w:tcPr>
          <w:p w14:paraId="329D600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b/>
                <w:color w:val="auto"/>
              </w:rPr>
              <w:t>F value</w:t>
            </w:r>
          </w:p>
        </w:tc>
        <w:tc>
          <w:tcPr>
            <w:tcW w:w="1306" w:type="dxa"/>
            <w:shd w:val="clear" w:color="auto" w:fill="FFFFFF"/>
            <w:tcMar>
              <w:top w:w="0" w:type="dxa"/>
              <w:left w:w="108" w:type="dxa"/>
              <w:bottom w:w="0" w:type="dxa"/>
              <w:right w:w="108" w:type="dxa"/>
            </w:tcMar>
            <w:vAlign w:val="center"/>
          </w:tcPr>
          <w:p w14:paraId="5A7AD9BE" w14:textId="77777777" w:rsidR="00AF7B85" w:rsidRPr="003D1804" w:rsidRDefault="000E71B2">
            <w:pPr>
              <w:pStyle w:val="Standard"/>
              <w:widowControl/>
              <w:spacing w:after="0" w:line="240" w:lineRule="auto"/>
              <w:jc w:val="center"/>
              <w:rPr>
                <w:rFonts w:ascii="Garamond" w:hAnsi="Garamond"/>
                <w:color w:val="auto"/>
              </w:rPr>
            </w:pPr>
            <w:proofErr w:type="spellStart"/>
            <w:r w:rsidRPr="003D1804">
              <w:rPr>
                <w:rFonts w:ascii="Garamond" w:eastAsia="Garamond" w:hAnsi="Garamond" w:cs="Garamond"/>
                <w:b/>
                <w:color w:val="auto"/>
              </w:rPr>
              <w:t>Pr</w:t>
            </w:r>
            <w:proofErr w:type="spellEnd"/>
            <w:r w:rsidRPr="003D1804">
              <w:rPr>
                <w:rFonts w:ascii="Garamond" w:eastAsia="Garamond" w:hAnsi="Garamond" w:cs="Garamond"/>
                <w:b/>
                <w:color w:val="auto"/>
              </w:rPr>
              <w:t>(&gt;F)</w:t>
            </w:r>
          </w:p>
        </w:tc>
      </w:tr>
      <w:tr w:rsidR="003D1804" w:rsidRPr="003D1804" w14:paraId="472D15D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0.992</w:t>
            </w:r>
          </w:p>
        </w:tc>
      </w:tr>
      <w:tr w:rsidR="003D1804" w:rsidRPr="003D1804" w14:paraId="621DEAE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0.654</w:t>
            </w:r>
          </w:p>
        </w:tc>
      </w:tr>
      <w:tr w:rsidR="003D1804" w:rsidRPr="003D1804" w14:paraId="5DFB2171"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0.010</w:t>
            </w:r>
          </w:p>
        </w:tc>
      </w:tr>
      <w:tr w:rsidR="003D1804" w:rsidRPr="003D1804" w14:paraId="389547C7"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Pr="003D1804" w:rsidRDefault="000E71B2">
            <w:pPr>
              <w:pStyle w:val="Standard"/>
              <w:widowControl/>
              <w:spacing w:after="0" w:line="240" w:lineRule="auto"/>
              <w:jc w:val="right"/>
              <w:rPr>
                <w:rFonts w:ascii="Garamond" w:hAnsi="Garamond"/>
                <w:color w:val="auto"/>
              </w:rPr>
            </w:pPr>
            <w:r w:rsidRPr="003D1804">
              <w:rPr>
                <w:rFonts w:ascii="Garamond" w:eastAsia="Garamond" w:hAnsi="Garamond" w:cs="Garamond"/>
                <w:b/>
                <w:color w:val="auto"/>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Pr="003D1804" w:rsidRDefault="000E71B2">
            <w:pPr>
              <w:pStyle w:val="Standard"/>
              <w:widowControl/>
              <w:spacing w:after="0" w:line="240" w:lineRule="auto"/>
              <w:jc w:val="center"/>
              <w:rPr>
                <w:rFonts w:ascii="Garamond" w:hAnsi="Garamond"/>
                <w:color w:val="auto"/>
              </w:rPr>
            </w:pPr>
            <w:r w:rsidRPr="003D1804">
              <w:rPr>
                <w:rFonts w:ascii="Garamond" w:eastAsia="Garamond" w:hAnsi="Garamond" w:cs="Garamond"/>
                <w:color w:val="auto"/>
              </w:rPr>
              <w:t>-</w:t>
            </w:r>
          </w:p>
        </w:tc>
      </w:tr>
    </w:tbl>
    <w:p w14:paraId="201D30EA" w14:textId="1033EE21" w:rsidR="00136AF7" w:rsidRPr="003D1804" w:rsidRDefault="00136AF7">
      <w:pPr>
        <w:pStyle w:val="Standard"/>
        <w:widowControl/>
        <w:spacing w:after="240" w:line="480" w:lineRule="auto"/>
        <w:rPr>
          <w:rFonts w:ascii="Garamond" w:hAnsi="Garamond"/>
          <w:color w:val="auto"/>
        </w:rPr>
      </w:pPr>
    </w:p>
    <w:p w14:paraId="334330F8" w14:textId="77777777" w:rsidR="00136AF7" w:rsidRPr="003D1804" w:rsidRDefault="00136AF7">
      <w:pPr>
        <w:widowControl w:val="0"/>
        <w:autoSpaceDN w:val="0"/>
        <w:rPr>
          <w:rFonts w:ascii="Garamond" w:hAnsi="Garamond"/>
          <w:color w:val="auto"/>
        </w:rPr>
      </w:pPr>
      <w:r w:rsidRPr="003D1804">
        <w:rPr>
          <w:rFonts w:ascii="Garamond" w:hAnsi="Garamond"/>
          <w:color w:val="auto"/>
        </w:rPr>
        <w:br w:type="page"/>
      </w:r>
    </w:p>
    <w:p w14:paraId="27B83607" w14:textId="7602A85F" w:rsidR="00EB26EB" w:rsidRPr="003D1804" w:rsidRDefault="00EB26EB">
      <w:pPr>
        <w:pStyle w:val="Standard"/>
        <w:widowControl/>
        <w:spacing w:after="240" w:line="480" w:lineRule="auto"/>
        <w:rPr>
          <w:rFonts w:ascii="Garamond" w:hAnsi="Garamond"/>
          <w:color w:val="auto"/>
        </w:rPr>
      </w:pPr>
    </w:p>
    <w:tbl>
      <w:tblPr>
        <w:tblW w:w="9360" w:type="dxa"/>
        <w:tblInd w:w="28" w:type="dxa"/>
        <w:tblCellMar>
          <w:top w:w="28" w:type="dxa"/>
          <w:left w:w="28" w:type="dxa"/>
          <w:bottom w:w="28" w:type="dxa"/>
          <w:right w:w="28" w:type="dxa"/>
        </w:tblCellMar>
        <w:tblLook w:val="04A0" w:firstRow="1" w:lastRow="0" w:firstColumn="1" w:lastColumn="0" w:noHBand="0" w:noVBand="1"/>
      </w:tblPr>
      <w:tblGrid>
        <w:gridCol w:w="1796"/>
        <w:gridCol w:w="1419"/>
        <w:gridCol w:w="1092"/>
        <w:gridCol w:w="944"/>
        <w:gridCol w:w="966"/>
        <w:gridCol w:w="944"/>
        <w:gridCol w:w="1177"/>
        <w:gridCol w:w="1022"/>
      </w:tblGrid>
      <w:tr w:rsidR="003D1804" w:rsidRPr="003D1804" w14:paraId="062F6A9C" w14:textId="77777777" w:rsidTr="00BF7FC8">
        <w:trPr>
          <w:trHeight w:val="332"/>
        </w:trPr>
        <w:tc>
          <w:tcPr>
            <w:tcW w:w="1797" w:type="dxa"/>
            <w:vAlign w:val="center"/>
          </w:tcPr>
          <w:p w14:paraId="77AC4B63" w14:textId="0933F942" w:rsidR="00BF7FC8" w:rsidRPr="003D1804" w:rsidRDefault="00BF7FC8" w:rsidP="00BF7FC8">
            <w:pPr>
              <w:pStyle w:val="TableContents"/>
              <w:jc w:val="center"/>
              <w:rPr>
                <w:rFonts w:ascii="Garamond" w:hAnsi="Garamond"/>
                <w:b/>
                <w:bCs/>
                <w:color w:val="auto"/>
              </w:rPr>
            </w:pPr>
            <w:r w:rsidRPr="003D1804">
              <w:rPr>
                <w:rFonts w:ascii="Garamond" w:hAnsi="Garamond"/>
                <w:b/>
                <w:bCs/>
                <w:color w:val="auto"/>
              </w:rPr>
              <w:t>Table S5</w:t>
            </w:r>
          </w:p>
        </w:tc>
        <w:tc>
          <w:tcPr>
            <w:tcW w:w="1421" w:type="dxa"/>
            <w:vAlign w:val="center"/>
          </w:tcPr>
          <w:p w14:paraId="27D50091" w14:textId="77777777" w:rsidR="00BF7FC8" w:rsidRPr="003D1804" w:rsidRDefault="00BF7FC8" w:rsidP="00BF7FC8">
            <w:pPr>
              <w:pStyle w:val="TableContents"/>
              <w:jc w:val="center"/>
              <w:rPr>
                <w:rFonts w:ascii="Garamond" w:hAnsi="Garamond"/>
                <w:b/>
                <w:bCs/>
                <w:color w:val="auto"/>
              </w:rPr>
            </w:pPr>
          </w:p>
        </w:tc>
        <w:tc>
          <w:tcPr>
            <w:tcW w:w="1093" w:type="dxa"/>
            <w:vAlign w:val="center"/>
          </w:tcPr>
          <w:p w14:paraId="3183763F" w14:textId="77777777" w:rsidR="00BF7FC8" w:rsidRPr="003D1804" w:rsidRDefault="00BF7FC8" w:rsidP="00BF7FC8">
            <w:pPr>
              <w:pStyle w:val="TableContents"/>
              <w:jc w:val="center"/>
              <w:rPr>
                <w:rFonts w:ascii="Garamond" w:hAnsi="Garamond"/>
                <w:b/>
                <w:bCs/>
                <w:color w:val="auto"/>
              </w:rPr>
            </w:pPr>
          </w:p>
        </w:tc>
        <w:tc>
          <w:tcPr>
            <w:tcW w:w="941" w:type="dxa"/>
            <w:vAlign w:val="center"/>
          </w:tcPr>
          <w:p w14:paraId="1B5C11E0" w14:textId="77777777" w:rsidR="00BF7FC8" w:rsidRPr="003D1804" w:rsidRDefault="00BF7FC8" w:rsidP="00BF7FC8">
            <w:pPr>
              <w:pStyle w:val="TableContents"/>
              <w:jc w:val="center"/>
              <w:rPr>
                <w:rFonts w:ascii="Garamond" w:hAnsi="Garamond"/>
                <w:b/>
                <w:bCs/>
                <w:color w:val="auto"/>
              </w:rPr>
            </w:pPr>
          </w:p>
        </w:tc>
        <w:tc>
          <w:tcPr>
            <w:tcW w:w="966" w:type="dxa"/>
            <w:vAlign w:val="center"/>
          </w:tcPr>
          <w:p w14:paraId="362680B0" w14:textId="77777777" w:rsidR="00BF7FC8" w:rsidRPr="003D1804" w:rsidRDefault="00BF7FC8" w:rsidP="00BF7FC8">
            <w:pPr>
              <w:pStyle w:val="TableContents"/>
              <w:jc w:val="center"/>
              <w:rPr>
                <w:rFonts w:ascii="Garamond" w:hAnsi="Garamond"/>
                <w:b/>
                <w:bCs/>
                <w:color w:val="auto"/>
              </w:rPr>
            </w:pPr>
          </w:p>
        </w:tc>
        <w:tc>
          <w:tcPr>
            <w:tcW w:w="941" w:type="dxa"/>
            <w:vAlign w:val="center"/>
          </w:tcPr>
          <w:p w14:paraId="7E23B042" w14:textId="77777777" w:rsidR="00BF7FC8" w:rsidRPr="003D1804" w:rsidRDefault="00BF7FC8" w:rsidP="00BF7FC8">
            <w:pPr>
              <w:pStyle w:val="TableContents"/>
              <w:jc w:val="center"/>
              <w:rPr>
                <w:rFonts w:ascii="Garamond" w:hAnsi="Garamond"/>
                <w:b/>
                <w:bCs/>
                <w:color w:val="auto"/>
              </w:rPr>
            </w:pPr>
          </w:p>
        </w:tc>
        <w:tc>
          <w:tcPr>
            <w:tcW w:w="1178" w:type="dxa"/>
            <w:vAlign w:val="center"/>
          </w:tcPr>
          <w:p w14:paraId="3A2DC964" w14:textId="77777777" w:rsidR="00BF7FC8" w:rsidRPr="003D1804" w:rsidRDefault="00BF7FC8" w:rsidP="00BF7FC8">
            <w:pPr>
              <w:pStyle w:val="TableContents"/>
              <w:jc w:val="center"/>
              <w:rPr>
                <w:rFonts w:ascii="Garamond" w:hAnsi="Garamond"/>
                <w:b/>
                <w:bCs/>
                <w:color w:val="auto"/>
              </w:rPr>
            </w:pPr>
          </w:p>
        </w:tc>
        <w:tc>
          <w:tcPr>
            <w:tcW w:w="1023" w:type="dxa"/>
            <w:vAlign w:val="center"/>
          </w:tcPr>
          <w:p w14:paraId="0993CD16" w14:textId="77777777" w:rsidR="00BF7FC8" w:rsidRPr="003D1804" w:rsidRDefault="00BF7FC8" w:rsidP="00BF7FC8">
            <w:pPr>
              <w:pStyle w:val="TableContents"/>
              <w:jc w:val="center"/>
              <w:rPr>
                <w:rFonts w:ascii="Garamond" w:hAnsi="Garamond"/>
                <w:b/>
                <w:bCs/>
                <w:color w:val="auto"/>
              </w:rPr>
            </w:pPr>
          </w:p>
        </w:tc>
      </w:tr>
      <w:tr w:rsidR="003D1804" w:rsidRPr="003D1804" w14:paraId="3D9F1BC8" w14:textId="77777777" w:rsidTr="00BF7FC8">
        <w:trPr>
          <w:trHeight w:val="395"/>
        </w:trPr>
        <w:tc>
          <w:tcPr>
            <w:tcW w:w="9360" w:type="dxa"/>
            <w:gridSpan w:val="8"/>
            <w:vAlign w:val="center"/>
          </w:tcPr>
          <w:p w14:paraId="44F672CE" w14:textId="0074B086" w:rsidR="00BF7FC8" w:rsidRPr="003D1804" w:rsidRDefault="00BF7FC8" w:rsidP="00BF7FC8">
            <w:pPr>
              <w:pStyle w:val="Standard"/>
              <w:widowControl/>
              <w:spacing w:after="0" w:line="240" w:lineRule="auto"/>
              <w:rPr>
                <w:rFonts w:ascii="Garamond" w:hAnsi="Garamond"/>
                <w:color w:val="auto"/>
              </w:rPr>
            </w:pPr>
            <w:r w:rsidRPr="003D1804">
              <w:rPr>
                <w:rFonts w:ascii="Garamond" w:hAnsi="Garamond"/>
                <w:color w:val="auto"/>
              </w:rPr>
              <w:t>Genome-wide nucleotide diversity measures on 1.22M SNPs segregating in the CDBN.</w:t>
            </w:r>
          </w:p>
        </w:tc>
      </w:tr>
      <w:tr w:rsidR="003D1804" w:rsidRPr="003D1804" w14:paraId="4CA269A9" w14:textId="77777777" w:rsidTr="00BF7FC8">
        <w:trPr>
          <w:trHeight w:val="311"/>
        </w:trPr>
        <w:tc>
          <w:tcPr>
            <w:tcW w:w="1797" w:type="dxa"/>
            <w:tcBorders>
              <w:bottom w:val="single" w:sz="4" w:space="0" w:color="E7E6E6" w:themeColor="background2"/>
            </w:tcBorders>
            <w:vAlign w:val="center"/>
          </w:tcPr>
          <w:p w14:paraId="60FD7CBD"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Race</w:t>
            </w:r>
          </w:p>
        </w:tc>
        <w:tc>
          <w:tcPr>
            <w:tcW w:w="1421" w:type="dxa"/>
            <w:tcBorders>
              <w:bottom w:val="single" w:sz="4" w:space="0" w:color="E7E6E6" w:themeColor="background2"/>
            </w:tcBorders>
            <w:vAlign w:val="center"/>
          </w:tcPr>
          <w:p w14:paraId="77A74276"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Five Year Window End</w:t>
            </w:r>
          </w:p>
        </w:tc>
        <w:tc>
          <w:tcPr>
            <w:tcW w:w="1093" w:type="dxa"/>
            <w:tcBorders>
              <w:bottom w:val="single" w:sz="4" w:space="0" w:color="E7E6E6" w:themeColor="background2"/>
            </w:tcBorders>
            <w:vAlign w:val="center"/>
          </w:tcPr>
          <w:p w14:paraId="66ADA6F8"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Sample Size</w:t>
            </w:r>
          </w:p>
        </w:tc>
        <w:tc>
          <w:tcPr>
            <w:tcW w:w="941" w:type="dxa"/>
            <w:tcBorders>
              <w:bottom w:val="single" w:sz="4" w:space="0" w:color="E7E6E6" w:themeColor="background2"/>
            </w:tcBorders>
            <w:vAlign w:val="center"/>
          </w:tcPr>
          <w:p w14:paraId="2EEB6CE9"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25% Quantile</w:t>
            </w:r>
          </w:p>
        </w:tc>
        <w:tc>
          <w:tcPr>
            <w:tcW w:w="966" w:type="dxa"/>
            <w:tcBorders>
              <w:bottom w:val="single" w:sz="4" w:space="0" w:color="E7E6E6" w:themeColor="background2"/>
            </w:tcBorders>
            <w:vAlign w:val="center"/>
          </w:tcPr>
          <w:p w14:paraId="18BDE0F1"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Median</w:t>
            </w:r>
          </w:p>
        </w:tc>
        <w:tc>
          <w:tcPr>
            <w:tcW w:w="941" w:type="dxa"/>
            <w:tcBorders>
              <w:bottom w:val="single" w:sz="4" w:space="0" w:color="E7E6E6" w:themeColor="background2"/>
            </w:tcBorders>
            <w:vAlign w:val="center"/>
          </w:tcPr>
          <w:p w14:paraId="476B3D2A"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75% Quantile</w:t>
            </w:r>
          </w:p>
        </w:tc>
        <w:tc>
          <w:tcPr>
            <w:tcW w:w="1178" w:type="dxa"/>
            <w:tcBorders>
              <w:bottom w:val="single" w:sz="4" w:space="0" w:color="E7E6E6" w:themeColor="background2"/>
            </w:tcBorders>
            <w:vAlign w:val="center"/>
          </w:tcPr>
          <w:p w14:paraId="78165643"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Variance</w:t>
            </w:r>
          </w:p>
        </w:tc>
        <w:tc>
          <w:tcPr>
            <w:tcW w:w="1023" w:type="dxa"/>
            <w:tcBorders>
              <w:bottom w:val="single" w:sz="4" w:space="0" w:color="E7E6E6" w:themeColor="background2"/>
            </w:tcBorders>
            <w:vAlign w:val="center"/>
          </w:tcPr>
          <w:p w14:paraId="0BF838A9" w14:textId="77777777" w:rsidR="00EB26EB" w:rsidRPr="003D1804" w:rsidRDefault="00527367" w:rsidP="00BF7FC8">
            <w:pPr>
              <w:pStyle w:val="TableContents"/>
              <w:jc w:val="center"/>
              <w:rPr>
                <w:rFonts w:ascii="Garamond" w:hAnsi="Garamond"/>
                <w:b/>
                <w:bCs/>
                <w:color w:val="auto"/>
              </w:rPr>
            </w:pPr>
            <w:r w:rsidRPr="003D1804">
              <w:rPr>
                <w:rFonts w:ascii="Garamond" w:hAnsi="Garamond"/>
                <w:b/>
                <w:bCs/>
                <w:color w:val="auto"/>
              </w:rPr>
              <w:t>SE</w:t>
            </w:r>
          </w:p>
        </w:tc>
      </w:tr>
      <w:tr w:rsidR="003D1804" w:rsidRPr="003D1804" w14:paraId="15CBB46E"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DBC501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0C583D39"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1985</w:t>
            </w:r>
          </w:p>
        </w:tc>
        <w:tc>
          <w:tcPr>
            <w:tcW w:w="1093" w:type="dxa"/>
            <w:tcBorders>
              <w:top w:val="single" w:sz="4" w:space="0" w:color="E7E6E6" w:themeColor="background2"/>
              <w:bottom w:val="single" w:sz="4" w:space="0" w:color="E7E6E6" w:themeColor="background2"/>
            </w:tcBorders>
            <w:vAlign w:val="center"/>
          </w:tcPr>
          <w:p w14:paraId="30316B2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37</w:t>
            </w:r>
          </w:p>
        </w:tc>
        <w:tc>
          <w:tcPr>
            <w:tcW w:w="941" w:type="dxa"/>
            <w:tcBorders>
              <w:top w:val="single" w:sz="4" w:space="0" w:color="E7E6E6" w:themeColor="background2"/>
              <w:bottom w:val="single" w:sz="4" w:space="0" w:color="E7E6E6" w:themeColor="background2"/>
            </w:tcBorders>
            <w:vAlign w:val="center"/>
          </w:tcPr>
          <w:p w14:paraId="72E8A0E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0.029</w:t>
            </w:r>
          </w:p>
        </w:tc>
        <w:tc>
          <w:tcPr>
            <w:tcW w:w="966" w:type="dxa"/>
            <w:tcBorders>
              <w:top w:val="single" w:sz="4" w:space="0" w:color="E7E6E6" w:themeColor="background2"/>
              <w:bottom w:val="single" w:sz="4" w:space="0" w:color="E7E6E6" w:themeColor="background2"/>
            </w:tcBorders>
            <w:vAlign w:val="center"/>
          </w:tcPr>
          <w:p w14:paraId="61712FF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0.189</w:t>
            </w:r>
          </w:p>
        </w:tc>
        <w:tc>
          <w:tcPr>
            <w:tcW w:w="941" w:type="dxa"/>
            <w:tcBorders>
              <w:top w:val="single" w:sz="4" w:space="0" w:color="E7E6E6" w:themeColor="background2"/>
              <w:bottom w:val="single" w:sz="4" w:space="0" w:color="E7E6E6" w:themeColor="background2"/>
            </w:tcBorders>
            <w:vAlign w:val="center"/>
          </w:tcPr>
          <w:p w14:paraId="4E4A926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0.389</w:t>
            </w:r>
          </w:p>
        </w:tc>
        <w:tc>
          <w:tcPr>
            <w:tcW w:w="1178" w:type="dxa"/>
            <w:tcBorders>
              <w:top w:val="single" w:sz="4" w:space="0" w:color="E7E6E6" w:themeColor="background2"/>
              <w:bottom w:val="single" w:sz="4" w:space="0" w:color="E7E6E6" w:themeColor="background2"/>
            </w:tcBorders>
            <w:vAlign w:val="center"/>
          </w:tcPr>
          <w:p w14:paraId="1DDFCB5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0.0338</w:t>
            </w:r>
          </w:p>
        </w:tc>
        <w:tc>
          <w:tcPr>
            <w:tcW w:w="1023" w:type="dxa"/>
            <w:tcBorders>
              <w:top w:val="single" w:sz="4" w:space="0" w:color="E7E6E6" w:themeColor="background2"/>
              <w:bottom w:val="single" w:sz="4" w:space="0" w:color="E7E6E6" w:themeColor="background2"/>
            </w:tcBorders>
            <w:vAlign w:val="center"/>
          </w:tcPr>
          <w:p w14:paraId="2D89AD5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0.0302</w:t>
            </w:r>
          </w:p>
        </w:tc>
      </w:tr>
      <w:tr w:rsidR="003D1804" w:rsidRPr="003D1804" w14:paraId="7A91654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2D5A0E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188B6A1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1990</w:t>
            </w:r>
          </w:p>
        </w:tc>
        <w:tc>
          <w:tcPr>
            <w:tcW w:w="1093" w:type="dxa"/>
            <w:tcBorders>
              <w:top w:val="single" w:sz="4" w:space="0" w:color="E7E6E6" w:themeColor="background2"/>
              <w:bottom w:val="single" w:sz="4" w:space="0" w:color="E7E6E6" w:themeColor="background2"/>
            </w:tcBorders>
            <w:vAlign w:val="center"/>
          </w:tcPr>
          <w:p w14:paraId="3771742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21</w:t>
            </w:r>
          </w:p>
        </w:tc>
        <w:tc>
          <w:tcPr>
            <w:tcW w:w="941" w:type="dxa"/>
            <w:tcBorders>
              <w:top w:val="single" w:sz="4" w:space="0" w:color="E7E6E6" w:themeColor="background2"/>
              <w:bottom w:val="single" w:sz="4" w:space="0" w:color="E7E6E6" w:themeColor="background2"/>
            </w:tcBorders>
            <w:vAlign w:val="center"/>
          </w:tcPr>
          <w:p w14:paraId="1681014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6E1B2B8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0.203</w:t>
            </w:r>
          </w:p>
        </w:tc>
        <w:tc>
          <w:tcPr>
            <w:tcW w:w="941" w:type="dxa"/>
            <w:tcBorders>
              <w:top w:val="single" w:sz="4" w:space="0" w:color="E7E6E6" w:themeColor="background2"/>
              <w:bottom w:val="single" w:sz="4" w:space="0" w:color="E7E6E6" w:themeColor="background2"/>
            </w:tcBorders>
            <w:vAlign w:val="center"/>
          </w:tcPr>
          <w:p w14:paraId="2362BED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0.398</w:t>
            </w:r>
          </w:p>
        </w:tc>
        <w:tc>
          <w:tcPr>
            <w:tcW w:w="1178" w:type="dxa"/>
            <w:tcBorders>
              <w:top w:val="single" w:sz="4" w:space="0" w:color="E7E6E6" w:themeColor="background2"/>
              <w:bottom w:val="single" w:sz="4" w:space="0" w:color="E7E6E6" w:themeColor="background2"/>
            </w:tcBorders>
            <w:vAlign w:val="center"/>
          </w:tcPr>
          <w:p w14:paraId="1E408A2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0.0358</w:t>
            </w:r>
          </w:p>
        </w:tc>
        <w:tc>
          <w:tcPr>
            <w:tcW w:w="1023" w:type="dxa"/>
            <w:tcBorders>
              <w:top w:val="single" w:sz="4" w:space="0" w:color="E7E6E6" w:themeColor="background2"/>
              <w:bottom w:val="single" w:sz="4" w:space="0" w:color="E7E6E6" w:themeColor="background2"/>
            </w:tcBorders>
            <w:vAlign w:val="center"/>
          </w:tcPr>
          <w:p w14:paraId="2D002B7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0.0413</w:t>
            </w:r>
          </w:p>
        </w:tc>
      </w:tr>
      <w:tr w:rsidR="003D1804" w:rsidRPr="003D1804" w14:paraId="084F36D9"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36E6385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390C579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1995</w:t>
            </w:r>
          </w:p>
        </w:tc>
        <w:tc>
          <w:tcPr>
            <w:tcW w:w="1093" w:type="dxa"/>
            <w:tcBorders>
              <w:top w:val="single" w:sz="4" w:space="0" w:color="E7E6E6" w:themeColor="background2"/>
              <w:bottom w:val="single" w:sz="4" w:space="0" w:color="E7E6E6" w:themeColor="background2"/>
            </w:tcBorders>
            <w:vAlign w:val="center"/>
          </w:tcPr>
          <w:p w14:paraId="298A257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27</w:t>
            </w:r>
          </w:p>
        </w:tc>
        <w:tc>
          <w:tcPr>
            <w:tcW w:w="941" w:type="dxa"/>
            <w:tcBorders>
              <w:top w:val="single" w:sz="4" w:space="0" w:color="E7E6E6" w:themeColor="background2"/>
              <w:bottom w:val="single" w:sz="4" w:space="0" w:color="E7E6E6" w:themeColor="background2"/>
            </w:tcBorders>
            <w:vAlign w:val="center"/>
          </w:tcPr>
          <w:p w14:paraId="33CBEA4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0.073</w:t>
            </w:r>
          </w:p>
        </w:tc>
        <w:tc>
          <w:tcPr>
            <w:tcW w:w="966" w:type="dxa"/>
            <w:tcBorders>
              <w:top w:val="single" w:sz="4" w:space="0" w:color="E7E6E6" w:themeColor="background2"/>
              <w:bottom w:val="single" w:sz="4" w:space="0" w:color="E7E6E6" w:themeColor="background2"/>
            </w:tcBorders>
            <w:vAlign w:val="center"/>
          </w:tcPr>
          <w:p w14:paraId="30E7411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0.230</w:t>
            </w:r>
          </w:p>
        </w:tc>
        <w:tc>
          <w:tcPr>
            <w:tcW w:w="941" w:type="dxa"/>
            <w:tcBorders>
              <w:top w:val="single" w:sz="4" w:space="0" w:color="E7E6E6" w:themeColor="background2"/>
              <w:bottom w:val="single" w:sz="4" w:space="0" w:color="E7E6E6" w:themeColor="background2"/>
            </w:tcBorders>
            <w:vAlign w:val="center"/>
          </w:tcPr>
          <w:p w14:paraId="32B8078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0.409</w:t>
            </w:r>
          </w:p>
        </w:tc>
        <w:tc>
          <w:tcPr>
            <w:tcW w:w="1178" w:type="dxa"/>
            <w:tcBorders>
              <w:top w:val="single" w:sz="4" w:space="0" w:color="E7E6E6" w:themeColor="background2"/>
              <w:bottom w:val="single" w:sz="4" w:space="0" w:color="E7E6E6" w:themeColor="background2"/>
            </w:tcBorders>
            <w:vAlign w:val="center"/>
          </w:tcPr>
          <w:p w14:paraId="5904FA5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0.0332</w:t>
            </w:r>
          </w:p>
        </w:tc>
        <w:tc>
          <w:tcPr>
            <w:tcW w:w="1023" w:type="dxa"/>
            <w:tcBorders>
              <w:top w:val="single" w:sz="4" w:space="0" w:color="E7E6E6" w:themeColor="background2"/>
              <w:bottom w:val="single" w:sz="4" w:space="0" w:color="E7E6E6" w:themeColor="background2"/>
            </w:tcBorders>
            <w:vAlign w:val="center"/>
          </w:tcPr>
          <w:p w14:paraId="2F05B07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0.0351</w:t>
            </w:r>
          </w:p>
        </w:tc>
      </w:tr>
      <w:tr w:rsidR="003D1804" w:rsidRPr="003D1804" w14:paraId="19D1EA14"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1F7DB1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7C9D5E1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2000</w:t>
            </w:r>
          </w:p>
        </w:tc>
        <w:tc>
          <w:tcPr>
            <w:tcW w:w="1093" w:type="dxa"/>
            <w:tcBorders>
              <w:top w:val="single" w:sz="4" w:space="0" w:color="E7E6E6" w:themeColor="background2"/>
              <w:bottom w:val="single" w:sz="4" w:space="0" w:color="E7E6E6" w:themeColor="background2"/>
            </w:tcBorders>
            <w:vAlign w:val="center"/>
          </w:tcPr>
          <w:p w14:paraId="3C2F9CE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34</w:t>
            </w:r>
          </w:p>
        </w:tc>
        <w:tc>
          <w:tcPr>
            <w:tcW w:w="941" w:type="dxa"/>
            <w:tcBorders>
              <w:top w:val="single" w:sz="4" w:space="0" w:color="E7E6E6" w:themeColor="background2"/>
              <w:bottom w:val="single" w:sz="4" w:space="0" w:color="E7E6E6" w:themeColor="background2"/>
            </w:tcBorders>
            <w:vAlign w:val="center"/>
          </w:tcPr>
          <w:p w14:paraId="09A3303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0.082</w:t>
            </w:r>
          </w:p>
        </w:tc>
        <w:tc>
          <w:tcPr>
            <w:tcW w:w="966" w:type="dxa"/>
            <w:tcBorders>
              <w:top w:val="single" w:sz="4" w:space="0" w:color="E7E6E6" w:themeColor="background2"/>
              <w:bottom w:val="single" w:sz="4" w:space="0" w:color="E7E6E6" w:themeColor="background2"/>
            </w:tcBorders>
            <w:vAlign w:val="center"/>
          </w:tcPr>
          <w:p w14:paraId="547CC5A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0.249</w:t>
            </w:r>
          </w:p>
        </w:tc>
        <w:tc>
          <w:tcPr>
            <w:tcW w:w="941" w:type="dxa"/>
            <w:tcBorders>
              <w:top w:val="single" w:sz="4" w:space="0" w:color="E7E6E6" w:themeColor="background2"/>
              <w:bottom w:val="single" w:sz="4" w:space="0" w:color="E7E6E6" w:themeColor="background2"/>
            </w:tcBorders>
            <w:vAlign w:val="center"/>
          </w:tcPr>
          <w:p w14:paraId="51B8840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0.419</w:t>
            </w:r>
          </w:p>
        </w:tc>
        <w:tc>
          <w:tcPr>
            <w:tcW w:w="1178" w:type="dxa"/>
            <w:tcBorders>
              <w:top w:val="single" w:sz="4" w:space="0" w:color="E7E6E6" w:themeColor="background2"/>
              <w:bottom w:val="single" w:sz="4" w:space="0" w:color="E7E6E6" w:themeColor="background2"/>
            </w:tcBorders>
            <w:vAlign w:val="center"/>
          </w:tcPr>
          <w:p w14:paraId="2EAE800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0.0320</w:t>
            </w:r>
          </w:p>
        </w:tc>
        <w:tc>
          <w:tcPr>
            <w:tcW w:w="1023" w:type="dxa"/>
            <w:tcBorders>
              <w:top w:val="single" w:sz="4" w:space="0" w:color="E7E6E6" w:themeColor="background2"/>
              <w:bottom w:val="single" w:sz="4" w:space="0" w:color="E7E6E6" w:themeColor="background2"/>
            </w:tcBorders>
            <w:vAlign w:val="center"/>
          </w:tcPr>
          <w:p w14:paraId="7773355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0.0307</w:t>
            </w:r>
          </w:p>
        </w:tc>
      </w:tr>
      <w:tr w:rsidR="003D1804" w:rsidRPr="003D1804" w14:paraId="16796DC8"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50DBFD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1B851B8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2005</w:t>
            </w:r>
          </w:p>
        </w:tc>
        <w:tc>
          <w:tcPr>
            <w:tcW w:w="1093" w:type="dxa"/>
            <w:tcBorders>
              <w:top w:val="single" w:sz="4" w:space="0" w:color="E7E6E6" w:themeColor="background2"/>
              <w:bottom w:val="single" w:sz="4" w:space="0" w:color="E7E6E6" w:themeColor="background2"/>
            </w:tcBorders>
            <w:vAlign w:val="center"/>
          </w:tcPr>
          <w:p w14:paraId="5C7EF3D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38</w:t>
            </w:r>
          </w:p>
        </w:tc>
        <w:tc>
          <w:tcPr>
            <w:tcW w:w="941" w:type="dxa"/>
            <w:tcBorders>
              <w:top w:val="single" w:sz="4" w:space="0" w:color="E7E6E6" w:themeColor="background2"/>
              <w:bottom w:val="single" w:sz="4" w:space="0" w:color="E7E6E6" w:themeColor="background2"/>
            </w:tcBorders>
            <w:vAlign w:val="center"/>
          </w:tcPr>
          <w:p w14:paraId="0D5E915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0.081</w:t>
            </w:r>
          </w:p>
        </w:tc>
        <w:tc>
          <w:tcPr>
            <w:tcW w:w="966" w:type="dxa"/>
            <w:tcBorders>
              <w:top w:val="single" w:sz="4" w:space="0" w:color="E7E6E6" w:themeColor="background2"/>
              <w:bottom w:val="single" w:sz="4" w:space="0" w:color="E7E6E6" w:themeColor="background2"/>
            </w:tcBorders>
            <w:vAlign w:val="center"/>
          </w:tcPr>
          <w:p w14:paraId="7FF9D26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0.238</w:t>
            </w:r>
          </w:p>
        </w:tc>
        <w:tc>
          <w:tcPr>
            <w:tcW w:w="941" w:type="dxa"/>
            <w:tcBorders>
              <w:top w:val="single" w:sz="4" w:space="0" w:color="E7E6E6" w:themeColor="background2"/>
              <w:bottom w:val="single" w:sz="4" w:space="0" w:color="E7E6E6" w:themeColor="background2"/>
            </w:tcBorders>
            <w:vAlign w:val="center"/>
          </w:tcPr>
          <w:p w14:paraId="2E0A7F0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0.413</w:t>
            </w:r>
          </w:p>
        </w:tc>
        <w:tc>
          <w:tcPr>
            <w:tcW w:w="1178" w:type="dxa"/>
            <w:tcBorders>
              <w:top w:val="single" w:sz="4" w:space="0" w:color="E7E6E6" w:themeColor="background2"/>
              <w:bottom w:val="single" w:sz="4" w:space="0" w:color="E7E6E6" w:themeColor="background2"/>
            </w:tcBorders>
            <w:vAlign w:val="center"/>
          </w:tcPr>
          <w:p w14:paraId="63B925C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0.0315</w:t>
            </w:r>
          </w:p>
        </w:tc>
        <w:tc>
          <w:tcPr>
            <w:tcW w:w="1023" w:type="dxa"/>
            <w:tcBorders>
              <w:top w:val="single" w:sz="4" w:space="0" w:color="E7E6E6" w:themeColor="background2"/>
              <w:bottom w:val="single" w:sz="4" w:space="0" w:color="E7E6E6" w:themeColor="background2"/>
            </w:tcBorders>
            <w:vAlign w:val="center"/>
          </w:tcPr>
          <w:p w14:paraId="50EC5B5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0.0288</w:t>
            </w:r>
          </w:p>
        </w:tc>
      </w:tr>
      <w:tr w:rsidR="003D1804" w:rsidRPr="003D1804" w14:paraId="40284316"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B753C3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6B93EA69"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2010</w:t>
            </w:r>
          </w:p>
        </w:tc>
        <w:tc>
          <w:tcPr>
            <w:tcW w:w="1093" w:type="dxa"/>
            <w:tcBorders>
              <w:top w:val="single" w:sz="4" w:space="0" w:color="E7E6E6" w:themeColor="background2"/>
              <w:bottom w:val="single" w:sz="4" w:space="0" w:color="E7E6E6" w:themeColor="background2"/>
            </w:tcBorders>
            <w:vAlign w:val="center"/>
          </w:tcPr>
          <w:p w14:paraId="2494B59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23</w:t>
            </w:r>
          </w:p>
        </w:tc>
        <w:tc>
          <w:tcPr>
            <w:tcW w:w="941" w:type="dxa"/>
            <w:tcBorders>
              <w:top w:val="single" w:sz="4" w:space="0" w:color="E7E6E6" w:themeColor="background2"/>
              <w:bottom w:val="single" w:sz="4" w:space="0" w:color="E7E6E6" w:themeColor="background2"/>
            </w:tcBorders>
            <w:vAlign w:val="center"/>
          </w:tcPr>
          <w:p w14:paraId="7806DD4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0.059</w:t>
            </w:r>
          </w:p>
        </w:tc>
        <w:tc>
          <w:tcPr>
            <w:tcW w:w="966" w:type="dxa"/>
            <w:tcBorders>
              <w:top w:val="single" w:sz="4" w:space="0" w:color="E7E6E6" w:themeColor="background2"/>
              <w:bottom w:val="single" w:sz="4" w:space="0" w:color="E7E6E6" w:themeColor="background2"/>
            </w:tcBorders>
            <w:vAlign w:val="center"/>
          </w:tcPr>
          <w:p w14:paraId="3A64104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0.246</w:t>
            </w:r>
          </w:p>
        </w:tc>
        <w:tc>
          <w:tcPr>
            <w:tcW w:w="941" w:type="dxa"/>
            <w:tcBorders>
              <w:top w:val="single" w:sz="4" w:space="0" w:color="E7E6E6" w:themeColor="background2"/>
              <w:bottom w:val="single" w:sz="4" w:space="0" w:color="E7E6E6" w:themeColor="background2"/>
            </w:tcBorders>
            <w:vAlign w:val="center"/>
          </w:tcPr>
          <w:p w14:paraId="2BD1A78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0.426</w:t>
            </w:r>
          </w:p>
        </w:tc>
        <w:tc>
          <w:tcPr>
            <w:tcW w:w="1178" w:type="dxa"/>
            <w:tcBorders>
              <w:top w:val="single" w:sz="4" w:space="0" w:color="E7E6E6" w:themeColor="background2"/>
              <w:bottom w:val="single" w:sz="4" w:space="0" w:color="E7E6E6" w:themeColor="background2"/>
            </w:tcBorders>
            <w:vAlign w:val="center"/>
          </w:tcPr>
          <w:p w14:paraId="2515765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0.0348</w:t>
            </w:r>
          </w:p>
        </w:tc>
        <w:tc>
          <w:tcPr>
            <w:tcW w:w="1023" w:type="dxa"/>
            <w:tcBorders>
              <w:top w:val="single" w:sz="4" w:space="0" w:color="E7E6E6" w:themeColor="background2"/>
              <w:bottom w:val="single" w:sz="4" w:space="0" w:color="E7E6E6" w:themeColor="background2"/>
            </w:tcBorders>
            <w:vAlign w:val="center"/>
          </w:tcPr>
          <w:p w14:paraId="436977D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0.0389</w:t>
            </w:r>
          </w:p>
        </w:tc>
      </w:tr>
      <w:tr w:rsidR="003D1804" w:rsidRPr="003D1804" w14:paraId="605B6C9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3A268C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Durango</w:t>
            </w:r>
          </w:p>
        </w:tc>
        <w:tc>
          <w:tcPr>
            <w:tcW w:w="1421" w:type="dxa"/>
            <w:tcBorders>
              <w:top w:val="single" w:sz="4" w:space="0" w:color="E7E6E6" w:themeColor="background2"/>
              <w:bottom w:val="single" w:sz="4" w:space="0" w:color="E7E6E6" w:themeColor="background2"/>
            </w:tcBorders>
            <w:vAlign w:val="center"/>
          </w:tcPr>
          <w:p w14:paraId="68996BB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2015</w:t>
            </w:r>
          </w:p>
        </w:tc>
        <w:tc>
          <w:tcPr>
            <w:tcW w:w="1093" w:type="dxa"/>
            <w:tcBorders>
              <w:top w:val="single" w:sz="4" w:space="0" w:color="E7E6E6" w:themeColor="background2"/>
              <w:bottom w:val="single" w:sz="4" w:space="0" w:color="E7E6E6" w:themeColor="background2"/>
            </w:tcBorders>
            <w:vAlign w:val="center"/>
          </w:tcPr>
          <w:p w14:paraId="60C5F66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30</w:t>
            </w:r>
          </w:p>
        </w:tc>
        <w:tc>
          <w:tcPr>
            <w:tcW w:w="941" w:type="dxa"/>
            <w:tcBorders>
              <w:top w:val="single" w:sz="4" w:space="0" w:color="E7E6E6" w:themeColor="background2"/>
              <w:bottom w:val="single" w:sz="4" w:space="0" w:color="E7E6E6" w:themeColor="background2"/>
            </w:tcBorders>
            <w:vAlign w:val="center"/>
          </w:tcPr>
          <w:p w14:paraId="258B1D6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0.078</w:t>
            </w:r>
          </w:p>
        </w:tc>
        <w:tc>
          <w:tcPr>
            <w:tcW w:w="966" w:type="dxa"/>
            <w:tcBorders>
              <w:top w:val="single" w:sz="4" w:space="0" w:color="E7E6E6" w:themeColor="background2"/>
              <w:bottom w:val="single" w:sz="4" w:space="0" w:color="E7E6E6" w:themeColor="background2"/>
            </w:tcBorders>
            <w:vAlign w:val="center"/>
          </w:tcPr>
          <w:p w14:paraId="64F474B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0.239</w:t>
            </w:r>
          </w:p>
        </w:tc>
        <w:tc>
          <w:tcPr>
            <w:tcW w:w="941" w:type="dxa"/>
            <w:tcBorders>
              <w:top w:val="single" w:sz="4" w:space="0" w:color="E7E6E6" w:themeColor="background2"/>
              <w:bottom w:val="single" w:sz="4" w:space="0" w:color="E7E6E6" w:themeColor="background2"/>
            </w:tcBorders>
            <w:vAlign w:val="center"/>
          </w:tcPr>
          <w:p w14:paraId="112DE74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0.418</w:t>
            </w:r>
          </w:p>
        </w:tc>
        <w:tc>
          <w:tcPr>
            <w:tcW w:w="1178" w:type="dxa"/>
            <w:tcBorders>
              <w:top w:val="single" w:sz="4" w:space="0" w:color="E7E6E6" w:themeColor="background2"/>
              <w:bottom w:val="single" w:sz="4" w:space="0" w:color="E7E6E6" w:themeColor="background2"/>
            </w:tcBorders>
            <w:vAlign w:val="center"/>
          </w:tcPr>
          <w:p w14:paraId="290E1FA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0.0329</w:t>
            </w:r>
          </w:p>
        </w:tc>
        <w:tc>
          <w:tcPr>
            <w:tcW w:w="1023" w:type="dxa"/>
            <w:tcBorders>
              <w:top w:val="single" w:sz="4" w:space="0" w:color="E7E6E6" w:themeColor="background2"/>
              <w:bottom w:val="single" w:sz="4" w:space="0" w:color="E7E6E6" w:themeColor="background2"/>
            </w:tcBorders>
            <w:vAlign w:val="center"/>
          </w:tcPr>
          <w:p w14:paraId="1DE11E7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0.0331</w:t>
            </w:r>
          </w:p>
        </w:tc>
      </w:tr>
      <w:tr w:rsidR="003D1804" w:rsidRPr="003D1804" w14:paraId="136EF5C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E60B14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4E7D7F8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1985</w:t>
            </w:r>
          </w:p>
        </w:tc>
        <w:tc>
          <w:tcPr>
            <w:tcW w:w="1093" w:type="dxa"/>
            <w:tcBorders>
              <w:top w:val="single" w:sz="4" w:space="0" w:color="E7E6E6" w:themeColor="background2"/>
              <w:bottom w:val="single" w:sz="4" w:space="0" w:color="E7E6E6" w:themeColor="background2"/>
            </w:tcBorders>
            <w:vAlign w:val="center"/>
          </w:tcPr>
          <w:p w14:paraId="3F933C1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w:t>
            </w:r>
          </w:p>
        </w:tc>
        <w:tc>
          <w:tcPr>
            <w:tcW w:w="941" w:type="dxa"/>
            <w:tcBorders>
              <w:top w:val="single" w:sz="4" w:space="0" w:color="E7E6E6" w:themeColor="background2"/>
              <w:bottom w:val="single" w:sz="4" w:space="0" w:color="E7E6E6" w:themeColor="background2"/>
            </w:tcBorders>
            <w:vAlign w:val="center"/>
          </w:tcPr>
          <w:p w14:paraId="0E75C9A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57C4D59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0.233</w:t>
            </w:r>
          </w:p>
        </w:tc>
        <w:tc>
          <w:tcPr>
            <w:tcW w:w="941" w:type="dxa"/>
            <w:tcBorders>
              <w:top w:val="single" w:sz="4" w:space="0" w:color="E7E6E6" w:themeColor="background2"/>
              <w:bottom w:val="single" w:sz="4" w:space="0" w:color="E7E6E6" w:themeColor="background2"/>
            </w:tcBorders>
            <w:vAlign w:val="center"/>
          </w:tcPr>
          <w:p w14:paraId="3542F339"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0.425</w:t>
            </w:r>
          </w:p>
        </w:tc>
        <w:tc>
          <w:tcPr>
            <w:tcW w:w="1178" w:type="dxa"/>
            <w:tcBorders>
              <w:top w:val="single" w:sz="4" w:space="0" w:color="E7E6E6" w:themeColor="background2"/>
              <w:bottom w:val="single" w:sz="4" w:space="0" w:color="E7E6E6" w:themeColor="background2"/>
            </w:tcBorders>
            <w:vAlign w:val="center"/>
          </w:tcPr>
          <w:p w14:paraId="6479A4B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0.0375</w:t>
            </w:r>
          </w:p>
        </w:tc>
        <w:tc>
          <w:tcPr>
            <w:tcW w:w="1023" w:type="dxa"/>
            <w:tcBorders>
              <w:top w:val="single" w:sz="4" w:space="0" w:color="E7E6E6" w:themeColor="background2"/>
              <w:bottom w:val="single" w:sz="4" w:space="0" w:color="E7E6E6" w:themeColor="background2"/>
            </w:tcBorders>
            <w:vAlign w:val="center"/>
          </w:tcPr>
          <w:p w14:paraId="29B1574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0.0444</w:t>
            </w:r>
          </w:p>
        </w:tc>
      </w:tr>
      <w:tr w:rsidR="003D1804" w:rsidRPr="003D1804" w14:paraId="7EA89ADC"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2D672E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1802216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1990</w:t>
            </w:r>
          </w:p>
        </w:tc>
        <w:tc>
          <w:tcPr>
            <w:tcW w:w="1093" w:type="dxa"/>
            <w:tcBorders>
              <w:top w:val="single" w:sz="4" w:space="0" w:color="E7E6E6" w:themeColor="background2"/>
              <w:bottom w:val="single" w:sz="4" w:space="0" w:color="E7E6E6" w:themeColor="background2"/>
            </w:tcBorders>
            <w:vAlign w:val="center"/>
          </w:tcPr>
          <w:p w14:paraId="24C8CD2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15</w:t>
            </w:r>
          </w:p>
        </w:tc>
        <w:tc>
          <w:tcPr>
            <w:tcW w:w="941" w:type="dxa"/>
            <w:tcBorders>
              <w:top w:val="single" w:sz="4" w:space="0" w:color="E7E6E6" w:themeColor="background2"/>
              <w:bottom w:val="single" w:sz="4" w:space="0" w:color="E7E6E6" w:themeColor="background2"/>
            </w:tcBorders>
            <w:vAlign w:val="center"/>
          </w:tcPr>
          <w:p w14:paraId="46723AD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2748FBE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0.228</w:t>
            </w:r>
          </w:p>
        </w:tc>
        <w:tc>
          <w:tcPr>
            <w:tcW w:w="941" w:type="dxa"/>
            <w:tcBorders>
              <w:top w:val="single" w:sz="4" w:space="0" w:color="E7E6E6" w:themeColor="background2"/>
              <w:bottom w:val="single" w:sz="4" w:space="0" w:color="E7E6E6" w:themeColor="background2"/>
            </w:tcBorders>
            <w:vAlign w:val="center"/>
          </w:tcPr>
          <w:p w14:paraId="35F417D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0.429</w:t>
            </w:r>
          </w:p>
        </w:tc>
        <w:tc>
          <w:tcPr>
            <w:tcW w:w="1178" w:type="dxa"/>
            <w:tcBorders>
              <w:top w:val="single" w:sz="4" w:space="0" w:color="E7E6E6" w:themeColor="background2"/>
              <w:bottom w:val="single" w:sz="4" w:space="0" w:color="E7E6E6" w:themeColor="background2"/>
            </w:tcBorders>
            <w:vAlign w:val="center"/>
          </w:tcPr>
          <w:p w14:paraId="704488C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0.0414</w:t>
            </w:r>
          </w:p>
        </w:tc>
        <w:tc>
          <w:tcPr>
            <w:tcW w:w="1023" w:type="dxa"/>
            <w:tcBorders>
              <w:top w:val="single" w:sz="4" w:space="0" w:color="E7E6E6" w:themeColor="background2"/>
              <w:bottom w:val="single" w:sz="4" w:space="0" w:color="E7E6E6" w:themeColor="background2"/>
            </w:tcBorders>
            <w:vAlign w:val="center"/>
          </w:tcPr>
          <w:p w14:paraId="103FE7B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0.0526</w:t>
            </w:r>
          </w:p>
        </w:tc>
      </w:tr>
      <w:tr w:rsidR="003D1804" w:rsidRPr="003D1804" w14:paraId="2C1D98F0"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549EC2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1FF53BF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1995</w:t>
            </w:r>
          </w:p>
        </w:tc>
        <w:tc>
          <w:tcPr>
            <w:tcW w:w="1093" w:type="dxa"/>
            <w:tcBorders>
              <w:top w:val="single" w:sz="4" w:space="0" w:color="E7E6E6" w:themeColor="background2"/>
              <w:bottom w:val="single" w:sz="4" w:space="0" w:color="E7E6E6" w:themeColor="background2"/>
            </w:tcBorders>
            <w:vAlign w:val="center"/>
          </w:tcPr>
          <w:p w14:paraId="1E09EAC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37</w:t>
            </w:r>
          </w:p>
        </w:tc>
        <w:tc>
          <w:tcPr>
            <w:tcW w:w="941" w:type="dxa"/>
            <w:tcBorders>
              <w:top w:val="single" w:sz="4" w:space="0" w:color="E7E6E6" w:themeColor="background2"/>
              <w:bottom w:val="single" w:sz="4" w:space="0" w:color="E7E6E6" w:themeColor="background2"/>
            </w:tcBorders>
            <w:vAlign w:val="center"/>
          </w:tcPr>
          <w:p w14:paraId="7D81177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0.073</w:t>
            </w:r>
          </w:p>
        </w:tc>
        <w:tc>
          <w:tcPr>
            <w:tcW w:w="966" w:type="dxa"/>
            <w:tcBorders>
              <w:top w:val="single" w:sz="4" w:space="0" w:color="E7E6E6" w:themeColor="background2"/>
              <w:bottom w:val="single" w:sz="4" w:space="0" w:color="E7E6E6" w:themeColor="background2"/>
            </w:tcBorders>
            <w:vAlign w:val="center"/>
          </w:tcPr>
          <w:p w14:paraId="5C6EAA3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0.239</w:t>
            </w:r>
          </w:p>
        </w:tc>
        <w:tc>
          <w:tcPr>
            <w:tcW w:w="941" w:type="dxa"/>
            <w:tcBorders>
              <w:top w:val="single" w:sz="4" w:space="0" w:color="E7E6E6" w:themeColor="background2"/>
              <w:bottom w:val="single" w:sz="4" w:space="0" w:color="E7E6E6" w:themeColor="background2"/>
            </w:tcBorders>
            <w:vAlign w:val="center"/>
          </w:tcPr>
          <w:p w14:paraId="1C83F1D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0.416</w:t>
            </w:r>
          </w:p>
        </w:tc>
        <w:tc>
          <w:tcPr>
            <w:tcW w:w="1178" w:type="dxa"/>
            <w:tcBorders>
              <w:top w:val="single" w:sz="4" w:space="0" w:color="E7E6E6" w:themeColor="background2"/>
              <w:bottom w:val="single" w:sz="4" w:space="0" w:color="E7E6E6" w:themeColor="background2"/>
            </w:tcBorders>
            <w:vAlign w:val="center"/>
          </w:tcPr>
          <w:p w14:paraId="0CE1AF5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0.0327</w:t>
            </w:r>
          </w:p>
        </w:tc>
        <w:tc>
          <w:tcPr>
            <w:tcW w:w="1023" w:type="dxa"/>
            <w:tcBorders>
              <w:top w:val="single" w:sz="4" w:space="0" w:color="E7E6E6" w:themeColor="background2"/>
              <w:bottom w:val="single" w:sz="4" w:space="0" w:color="E7E6E6" w:themeColor="background2"/>
            </w:tcBorders>
            <w:vAlign w:val="center"/>
          </w:tcPr>
          <w:p w14:paraId="4910FF4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0.0297</w:t>
            </w:r>
          </w:p>
        </w:tc>
      </w:tr>
      <w:tr w:rsidR="003D1804" w:rsidRPr="003D1804" w14:paraId="5455ACE7"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68102B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1E52AE1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2000</w:t>
            </w:r>
          </w:p>
        </w:tc>
        <w:tc>
          <w:tcPr>
            <w:tcW w:w="1093" w:type="dxa"/>
            <w:tcBorders>
              <w:top w:val="single" w:sz="4" w:space="0" w:color="E7E6E6" w:themeColor="background2"/>
              <w:bottom w:val="single" w:sz="4" w:space="0" w:color="E7E6E6" w:themeColor="background2"/>
            </w:tcBorders>
            <w:vAlign w:val="center"/>
          </w:tcPr>
          <w:p w14:paraId="64ED0F8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28</w:t>
            </w:r>
          </w:p>
        </w:tc>
        <w:tc>
          <w:tcPr>
            <w:tcW w:w="941" w:type="dxa"/>
            <w:tcBorders>
              <w:top w:val="single" w:sz="4" w:space="0" w:color="E7E6E6" w:themeColor="background2"/>
              <w:bottom w:val="single" w:sz="4" w:space="0" w:color="E7E6E6" w:themeColor="background2"/>
            </w:tcBorders>
            <w:vAlign w:val="center"/>
          </w:tcPr>
          <w:p w14:paraId="757A8FB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0.056</w:t>
            </w:r>
          </w:p>
        </w:tc>
        <w:tc>
          <w:tcPr>
            <w:tcW w:w="966" w:type="dxa"/>
            <w:tcBorders>
              <w:top w:val="single" w:sz="4" w:space="0" w:color="E7E6E6" w:themeColor="background2"/>
              <w:bottom w:val="single" w:sz="4" w:space="0" w:color="E7E6E6" w:themeColor="background2"/>
            </w:tcBorders>
            <w:vAlign w:val="center"/>
          </w:tcPr>
          <w:p w14:paraId="79E7D36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0.233</w:t>
            </w:r>
          </w:p>
        </w:tc>
        <w:tc>
          <w:tcPr>
            <w:tcW w:w="941" w:type="dxa"/>
            <w:tcBorders>
              <w:top w:val="single" w:sz="4" w:space="0" w:color="E7E6E6" w:themeColor="background2"/>
              <w:bottom w:val="single" w:sz="4" w:space="0" w:color="E7E6E6" w:themeColor="background2"/>
            </w:tcBorders>
            <w:vAlign w:val="center"/>
          </w:tcPr>
          <w:p w14:paraId="4DA6806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0.416</w:t>
            </w:r>
          </w:p>
        </w:tc>
        <w:tc>
          <w:tcPr>
            <w:tcW w:w="1178" w:type="dxa"/>
            <w:tcBorders>
              <w:top w:val="single" w:sz="4" w:space="0" w:color="E7E6E6" w:themeColor="background2"/>
              <w:bottom w:val="single" w:sz="4" w:space="0" w:color="E7E6E6" w:themeColor="background2"/>
            </w:tcBorders>
            <w:vAlign w:val="center"/>
          </w:tcPr>
          <w:p w14:paraId="07996CE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0.0344</w:t>
            </w:r>
          </w:p>
        </w:tc>
        <w:tc>
          <w:tcPr>
            <w:tcW w:w="1023" w:type="dxa"/>
            <w:tcBorders>
              <w:top w:val="single" w:sz="4" w:space="0" w:color="E7E6E6" w:themeColor="background2"/>
              <w:bottom w:val="single" w:sz="4" w:space="0" w:color="E7E6E6" w:themeColor="background2"/>
            </w:tcBorders>
            <w:vAlign w:val="center"/>
          </w:tcPr>
          <w:p w14:paraId="23F3A03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0.0351</w:t>
            </w:r>
          </w:p>
        </w:tc>
      </w:tr>
      <w:tr w:rsidR="003D1804" w:rsidRPr="003D1804" w14:paraId="5C270CD4"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75D6F4B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5277897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2005</w:t>
            </w:r>
          </w:p>
        </w:tc>
        <w:tc>
          <w:tcPr>
            <w:tcW w:w="1093" w:type="dxa"/>
            <w:tcBorders>
              <w:top w:val="single" w:sz="4" w:space="0" w:color="E7E6E6" w:themeColor="background2"/>
              <w:bottom w:val="single" w:sz="4" w:space="0" w:color="E7E6E6" w:themeColor="background2"/>
            </w:tcBorders>
            <w:vAlign w:val="center"/>
          </w:tcPr>
          <w:p w14:paraId="4EE18AD9"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18</w:t>
            </w:r>
          </w:p>
        </w:tc>
        <w:tc>
          <w:tcPr>
            <w:tcW w:w="941" w:type="dxa"/>
            <w:tcBorders>
              <w:top w:val="single" w:sz="4" w:space="0" w:color="E7E6E6" w:themeColor="background2"/>
              <w:bottom w:val="single" w:sz="4" w:space="0" w:color="E7E6E6" w:themeColor="background2"/>
            </w:tcBorders>
            <w:vAlign w:val="center"/>
          </w:tcPr>
          <w:p w14:paraId="3D9880E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1E95B7C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0.214</w:t>
            </w:r>
          </w:p>
        </w:tc>
        <w:tc>
          <w:tcPr>
            <w:tcW w:w="941" w:type="dxa"/>
            <w:tcBorders>
              <w:top w:val="single" w:sz="4" w:space="0" w:color="E7E6E6" w:themeColor="background2"/>
              <w:bottom w:val="single" w:sz="4" w:space="0" w:color="E7E6E6" w:themeColor="background2"/>
            </w:tcBorders>
            <w:vAlign w:val="center"/>
          </w:tcPr>
          <w:p w14:paraId="70B7CD9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0.416</w:t>
            </w:r>
          </w:p>
        </w:tc>
        <w:tc>
          <w:tcPr>
            <w:tcW w:w="1178" w:type="dxa"/>
            <w:tcBorders>
              <w:top w:val="single" w:sz="4" w:space="0" w:color="E7E6E6" w:themeColor="background2"/>
              <w:bottom w:val="single" w:sz="4" w:space="0" w:color="E7E6E6" w:themeColor="background2"/>
            </w:tcBorders>
            <w:vAlign w:val="center"/>
          </w:tcPr>
          <w:p w14:paraId="56570F9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0.0356</w:t>
            </w:r>
          </w:p>
        </w:tc>
        <w:tc>
          <w:tcPr>
            <w:tcW w:w="1023" w:type="dxa"/>
            <w:tcBorders>
              <w:top w:val="single" w:sz="4" w:space="0" w:color="E7E6E6" w:themeColor="background2"/>
              <w:bottom w:val="single" w:sz="4" w:space="0" w:color="E7E6E6" w:themeColor="background2"/>
            </w:tcBorders>
            <w:vAlign w:val="center"/>
          </w:tcPr>
          <w:p w14:paraId="64FD154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0.0444</w:t>
            </w:r>
          </w:p>
        </w:tc>
      </w:tr>
      <w:tr w:rsidR="003D1804" w:rsidRPr="003D1804" w14:paraId="75D5A51B"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6124036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3DA3267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2010</w:t>
            </w:r>
          </w:p>
        </w:tc>
        <w:tc>
          <w:tcPr>
            <w:tcW w:w="1093" w:type="dxa"/>
            <w:tcBorders>
              <w:top w:val="single" w:sz="4" w:space="0" w:color="E7E6E6" w:themeColor="background2"/>
              <w:bottom w:val="single" w:sz="4" w:space="0" w:color="E7E6E6" w:themeColor="background2"/>
            </w:tcBorders>
            <w:vAlign w:val="center"/>
          </w:tcPr>
          <w:p w14:paraId="3708595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13</w:t>
            </w:r>
          </w:p>
        </w:tc>
        <w:tc>
          <w:tcPr>
            <w:tcW w:w="941" w:type="dxa"/>
            <w:tcBorders>
              <w:top w:val="single" w:sz="4" w:space="0" w:color="E7E6E6" w:themeColor="background2"/>
              <w:bottom w:val="single" w:sz="4" w:space="0" w:color="E7E6E6" w:themeColor="background2"/>
            </w:tcBorders>
            <w:vAlign w:val="center"/>
          </w:tcPr>
          <w:p w14:paraId="5658F0F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2D22208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0.159</w:t>
            </w:r>
          </w:p>
        </w:tc>
        <w:tc>
          <w:tcPr>
            <w:tcW w:w="941" w:type="dxa"/>
            <w:tcBorders>
              <w:top w:val="single" w:sz="4" w:space="0" w:color="E7E6E6" w:themeColor="background2"/>
              <w:bottom w:val="single" w:sz="4" w:space="0" w:color="E7E6E6" w:themeColor="background2"/>
            </w:tcBorders>
            <w:vAlign w:val="center"/>
          </w:tcPr>
          <w:p w14:paraId="1147D11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0.409</w:t>
            </w:r>
          </w:p>
        </w:tc>
        <w:tc>
          <w:tcPr>
            <w:tcW w:w="1178" w:type="dxa"/>
            <w:tcBorders>
              <w:top w:val="single" w:sz="4" w:space="0" w:color="E7E6E6" w:themeColor="background2"/>
              <w:bottom w:val="single" w:sz="4" w:space="0" w:color="E7E6E6" w:themeColor="background2"/>
            </w:tcBorders>
            <w:vAlign w:val="center"/>
          </w:tcPr>
          <w:p w14:paraId="0B2D093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0.0422</w:t>
            </w:r>
          </w:p>
        </w:tc>
        <w:tc>
          <w:tcPr>
            <w:tcW w:w="1023" w:type="dxa"/>
            <w:tcBorders>
              <w:top w:val="single" w:sz="4" w:space="0" w:color="E7E6E6" w:themeColor="background2"/>
              <w:bottom w:val="single" w:sz="4" w:space="0" w:color="E7E6E6" w:themeColor="background2"/>
            </w:tcBorders>
            <w:vAlign w:val="center"/>
          </w:tcPr>
          <w:p w14:paraId="59C8579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0.0570</w:t>
            </w:r>
          </w:p>
        </w:tc>
      </w:tr>
      <w:tr w:rsidR="003D1804" w:rsidRPr="003D1804" w14:paraId="322939E5"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02BE7C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Mesoamerican</w:t>
            </w:r>
          </w:p>
        </w:tc>
        <w:tc>
          <w:tcPr>
            <w:tcW w:w="1421" w:type="dxa"/>
            <w:tcBorders>
              <w:top w:val="single" w:sz="4" w:space="0" w:color="E7E6E6" w:themeColor="background2"/>
              <w:bottom w:val="single" w:sz="4" w:space="0" w:color="E7E6E6" w:themeColor="background2"/>
            </w:tcBorders>
            <w:vAlign w:val="center"/>
          </w:tcPr>
          <w:p w14:paraId="4F68B25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2015</w:t>
            </w:r>
          </w:p>
        </w:tc>
        <w:tc>
          <w:tcPr>
            <w:tcW w:w="1093" w:type="dxa"/>
            <w:tcBorders>
              <w:top w:val="single" w:sz="4" w:space="0" w:color="E7E6E6" w:themeColor="background2"/>
              <w:bottom w:val="single" w:sz="4" w:space="0" w:color="E7E6E6" w:themeColor="background2"/>
            </w:tcBorders>
            <w:vAlign w:val="center"/>
          </w:tcPr>
          <w:p w14:paraId="7E8F5C2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5</w:t>
            </w:r>
          </w:p>
        </w:tc>
        <w:tc>
          <w:tcPr>
            <w:tcW w:w="941" w:type="dxa"/>
            <w:tcBorders>
              <w:top w:val="single" w:sz="4" w:space="0" w:color="E7E6E6" w:themeColor="background2"/>
              <w:bottom w:val="single" w:sz="4" w:space="0" w:color="E7E6E6" w:themeColor="background2"/>
            </w:tcBorders>
            <w:vAlign w:val="center"/>
          </w:tcPr>
          <w:p w14:paraId="5CCFDB4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2D1BFDC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25E44E2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0.429</w:t>
            </w:r>
          </w:p>
        </w:tc>
        <w:tc>
          <w:tcPr>
            <w:tcW w:w="1178" w:type="dxa"/>
            <w:tcBorders>
              <w:top w:val="single" w:sz="4" w:space="0" w:color="E7E6E6" w:themeColor="background2"/>
              <w:bottom w:val="single" w:sz="4" w:space="0" w:color="E7E6E6" w:themeColor="background2"/>
            </w:tcBorders>
            <w:vAlign w:val="center"/>
          </w:tcPr>
          <w:p w14:paraId="42962BB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0.0554</w:t>
            </w:r>
          </w:p>
        </w:tc>
        <w:tc>
          <w:tcPr>
            <w:tcW w:w="1023" w:type="dxa"/>
            <w:tcBorders>
              <w:top w:val="single" w:sz="4" w:space="0" w:color="E7E6E6" w:themeColor="background2"/>
              <w:bottom w:val="single" w:sz="4" w:space="0" w:color="E7E6E6" w:themeColor="background2"/>
            </w:tcBorders>
            <w:vAlign w:val="center"/>
          </w:tcPr>
          <w:p w14:paraId="1618029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0.1053</w:t>
            </w:r>
          </w:p>
        </w:tc>
      </w:tr>
      <w:tr w:rsidR="003D1804" w:rsidRPr="003D1804" w14:paraId="3C51C0E5"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729EDF8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53F1457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1985</w:t>
            </w:r>
          </w:p>
        </w:tc>
        <w:tc>
          <w:tcPr>
            <w:tcW w:w="1093" w:type="dxa"/>
            <w:tcBorders>
              <w:top w:val="single" w:sz="4" w:space="0" w:color="E7E6E6" w:themeColor="background2"/>
              <w:bottom w:val="single" w:sz="4" w:space="0" w:color="E7E6E6" w:themeColor="background2"/>
            </w:tcBorders>
            <w:vAlign w:val="center"/>
          </w:tcPr>
          <w:p w14:paraId="6A0375F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5</w:t>
            </w:r>
          </w:p>
        </w:tc>
        <w:tc>
          <w:tcPr>
            <w:tcW w:w="941" w:type="dxa"/>
            <w:tcBorders>
              <w:top w:val="single" w:sz="4" w:space="0" w:color="E7E6E6" w:themeColor="background2"/>
              <w:bottom w:val="single" w:sz="4" w:space="0" w:color="E7E6E6" w:themeColor="background2"/>
            </w:tcBorders>
            <w:vAlign w:val="center"/>
          </w:tcPr>
          <w:p w14:paraId="21D28A3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250CF38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7CE7B844"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1178" w:type="dxa"/>
            <w:tcBorders>
              <w:top w:val="single" w:sz="4" w:space="0" w:color="E7E6E6" w:themeColor="background2"/>
              <w:bottom w:val="single" w:sz="4" w:space="0" w:color="E7E6E6" w:themeColor="background2"/>
            </w:tcBorders>
            <w:vAlign w:val="center"/>
          </w:tcPr>
          <w:p w14:paraId="6094FF5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0.0308</w:t>
            </w:r>
          </w:p>
        </w:tc>
        <w:tc>
          <w:tcPr>
            <w:tcW w:w="1023" w:type="dxa"/>
            <w:tcBorders>
              <w:top w:val="single" w:sz="4" w:space="0" w:color="E7E6E6" w:themeColor="background2"/>
              <w:bottom w:val="single" w:sz="4" w:space="0" w:color="E7E6E6" w:themeColor="background2"/>
            </w:tcBorders>
            <w:vAlign w:val="center"/>
          </w:tcPr>
          <w:p w14:paraId="4F138E9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0.0785</w:t>
            </w:r>
          </w:p>
        </w:tc>
      </w:tr>
      <w:tr w:rsidR="003D1804" w:rsidRPr="003D1804" w14:paraId="4E1146A3"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761F81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74768D1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1990</w:t>
            </w:r>
          </w:p>
        </w:tc>
        <w:tc>
          <w:tcPr>
            <w:tcW w:w="1093" w:type="dxa"/>
            <w:tcBorders>
              <w:top w:val="single" w:sz="4" w:space="0" w:color="E7E6E6" w:themeColor="background2"/>
              <w:bottom w:val="single" w:sz="4" w:space="0" w:color="E7E6E6" w:themeColor="background2"/>
            </w:tcBorders>
            <w:vAlign w:val="center"/>
          </w:tcPr>
          <w:p w14:paraId="030EF72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8</w:t>
            </w:r>
          </w:p>
        </w:tc>
        <w:tc>
          <w:tcPr>
            <w:tcW w:w="941" w:type="dxa"/>
            <w:tcBorders>
              <w:top w:val="single" w:sz="4" w:space="0" w:color="E7E6E6" w:themeColor="background2"/>
              <w:bottom w:val="single" w:sz="4" w:space="0" w:color="E7E6E6" w:themeColor="background2"/>
            </w:tcBorders>
            <w:vAlign w:val="center"/>
          </w:tcPr>
          <w:p w14:paraId="702B961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532AAA4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26D4661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1178" w:type="dxa"/>
            <w:tcBorders>
              <w:top w:val="single" w:sz="4" w:space="0" w:color="E7E6E6" w:themeColor="background2"/>
              <w:bottom w:val="single" w:sz="4" w:space="0" w:color="E7E6E6" w:themeColor="background2"/>
            </w:tcBorders>
            <w:vAlign w:val="center"/>
          </w:tcPr>
          <w:p w14:paraId="3D5DBF4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0.0325</w:t>
            </w:r>
          </w:p>
        </w:tc>
        <w:tc>
          <w:tcPr>
            <w:tcW w:w="1023" w:type="dxa"/>
            <w:tcBorders>
              <w:top w:val="single" w:sz="4" w:space="0" w:color="E7E6E6" w:themeColor="background2"/>
              <w:bottom w:val="single" w:sz="4" w:space="0" w:color="E7E6E6" w:themeColor="background2"/>
            </w:tcBorders>
            <w:vAlign w:val="center"/>
          </w:tcPr>
          <w:p w14:paraId="507FB36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0.0637</w:t>
            </w:r>
          </w:p>
        </w:tc>
      </w:tr>
      <w:tr w:rsidR="003D1804" w:rsidRPr="003D1804" w14:paraId="745A3392"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07CFB01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45A3F44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1995</w:t>
            </w:r>
          </w:p>
        </w:tc>
        <w:tc>
          <w:tcPr>
            <w:tcW w:w="1093" w:type="dxa"/>
            <w:tcBorders>
              <w:top w:val="single" w:sz="4" w:space="0" w:color="E7E6E6" w:themeColor="background2"/>
              <w:bottom w:val="single" w:sz="4" w:space="0" w:color="E7E6E6" w:themeColor="background2"/>
            </w:tcBorders>
            <w:vAlign w:val="center"/>
          </w:tcPr>
          <w:p w14:paraId="3DDFBE1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10</w:t>
            </w:r>
          </w:p>
        </w:tc>
        <w:tc>
          <w:tcPr>
            <w:tcW w:w="941" w:type="dxa"/>
            <w:tcBorders>
              <w:top w:val="single" w:sz="4" w:space="0" w:color="E7E6E6" w:themeColor="background2"/>
              <w:bottom w:val="single" w:sz="4" w:space="0" w:color="E7E6E6" w:themeColor="background2"/>
            </w:tcBorders>
            <w:vAlign w:val="center"/>
          </w:tcPr>
          <w:p w14:paraId="4B8C077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56083AC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14C39B2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0.209</w:t>
            </w:r>
          </w:p>
        </w:tc>
        <w:tc>
          <w:tcPr>
            <w:tcW w:w="1178" w:type="dxa"/>
            <w:tcBorders>
              <w:top w:val="single" w:sz="4" w:space="0" w:color="E7E6E6" w:themeColor="background2"/>
              <w:bottom w:val="single" w:sz="4" w:space="0" w:color="E7E6E6" w:themeColor="background2"/>
            </w:tcBorders>
            <w:vAlign w:val="center"/>
          </w:tcPr>
          <w:p w14:paraId="2F238C6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0.0363</w:t>
            </w:r>
          </w:p>
        </w:tc>
        <w:tc>
          <w:tcPr>
            <w:tcW w:w="1023" w:type="dxa"/>
            <w:tcBorders>
              <w:top w:val="single" w:sz="4" w:space="0" w:color="E7E6E6" w:themeColor="background2"/>
              <w:bottom w:val="single" w:sz="4" w:space="0" w:color="E7E6E6" w:themeColor="background2"/>
            </w:tcBorders>
            <w:vAlign w:val="center"/>
          </w:tcPr>
          <w:p w14:paraId="01CEC4A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0.0603</w:t>
            </w:r>
          </w:p>
        </w:tc>
      </w:tr>
      <w:tr w:rsidR="003D1804" w:rsidRPr="003D1804" w14:paraId="1740891B"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4379552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20C3FC4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2000</w:t>
            </w:r>
          </w:p>
        </w:tc>
        <w:tc>
          <w:tcPr>
            <w:tcW w:w="1093" w:type="dxa"/>
            <w:tcBorders>
              <w:top w:val="single" w:sz="4" w:space="0" w:color="E7E6E6" w:themeColor="background2"/>
              <w:bottom w:val="single" w:sz="4" w:space="0" w:color="E7E6E6" w:themeColor="background2"/>
            </w:tcBorders>
            <w:vAlign w:val="center"/>
          </w:tcPr>
          <w:p w14:paraId="19B1099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9</w:t>
            </w:r>
          </w:p>
        </w:tc>
        <w:tc>
          <w:tcPr>
            <w:tcW w:w="941" w:type="dxa"/>
            <w:tcBorders>
              <w:top w:val="single" w:sz="4" w:space="0" w:color="E7E6E6" w:themeColor="background2"/>
              <w:bottom w:val="single" w:sz="4" w:space="0" w:color="E7E6E6" w:themeColor="background2"/>
            </w:tcBorders>
            <w:vAlign w:val="center"/>
          </w:tcPr>
          <w:p w14:paraId="37CA376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63BD52A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711976E9"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0.143</w:t>
            </w:r>
          </w:p>
        </w:tc>
        <w:tc>
          <w:tcPr>
            <w:tcW w:w="1178" w:type="dxa"/>
            <w:tcBorders>
              <w:top w:val="single" w:sz="4" w:space="0" w:color="E7E6E6" w:themeColor="background2"/>
              <w:bottom w:val="single" w:sz="4" w:space="0" w:color="E7E6E6" w:themeColor="background2"/>
            </w:tcBorders>
            <w:vAlign w:val="center"/>
          </w:tcPr>
          <w:p w14:paraId="78F3AE18"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0.0360</w:t>
            </w:r>
          </w:p>
        </w:tc>
        <w:tc>
          <w:tcPr>
            <w:tcW w:w="1023" w:type="dxa"/>
            <w:tcBorders>
              <w:top w:val="single" w:sz="4" w:space="0" w:color="E7E6E6" w:themeColor="background2"/>
              <w:bottom w:val="single" w:sz="4" w:space="0" w:color="E7E6E6" w:themeColor="background2"/>
            </w:tcBorders>
            <w:vAlign w:val="center"/>
          </w:tcPr>
          <w:p w14:paraId="376ACCD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0.0633</w:t>
            </w:r>
          </w:p>
        </w:tc>
      </w:tr>
      <w:tr w:rsidR="003D1804" w:rsidRPr="003D1804" w14:paraId="643A3DEF"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1D88B1B"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0B5D4A6D"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2005</w:t>
            </w:r>
          </w:p>
        </w:tc>
        <w:tc>
          <w:tcPr>
            <w:tcW w:w="1093" w:type="dxa"/>
            <w:tcBorders>
              <w:top w:val="single" w:sz="4" w:space="0" w:color="E7E6E6" w:themeColor="background2"/>
              <w:bottom w:val="single" w:sz="4" w:space="0" w:color="E7E6E6" w:themeColor="background2"/>
            </w:tcBorders>
            <w:vAlign w:val="center"/>
          </w:tcPr>
          <w:p w14:paraId="14FCF33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16</w:t>
            </w:r>
          </w:p>
        </w:tc>
        <w:tc>
          <w:tcPr>
            <w:tcW w:w="941" w:type="dxa"/>
            <w:tcBorders>
              <w:top w:val="single" w:sz="4" w:space="0" w:color="E7E6E6" w:themeColor="background2"/>
              <w:bottom w:val="single" w:sz="4" w:space="0" w:color="E7E6E6" w:themeColor="background2"/>
            </w:tcBorders>
            <w:vAlign w:val="center"/>
          </w:tcPr>
          <w:p w14:paraId="470C5B7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401E3BE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62EBD112"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0.186</w:t>
            </w:r>
          </w:p>
        </w:tc>
        <w:tc>
          <w:tcPr>
            <w:tcW w:w="1178" w:type="dxa"/>
            <w:tcBorders>
              <w:top w:val="single" w:sz="4" w:space="0" w:color="E7E6E6" w:themeColor="background2"/>
              <w:bottom w:val="single" w:sz="4" w:space="0" w:color="E7E6E6" w:themeColor="background2"/>
            </w:tcBorders>
            <w:vAlign w:val="center"/>
          </w:tcPr>
          <w:p w14:paraId="0BC0916F"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0.0318</w:t>
            </w:r>
          </w:p>
        </w:tc>
        <w:tc>
          <w:tcPr>
            <w:tcW w:w="1023" w:type="dxa"/>
            <w:tcBorders>
              <w:top w:val="single" w:sz="4" w:space="0" w:color="E7E6E6" w:themeColor="background2"/>
              <w:bottom w:val="single" w:sz="4" w:space="0" w:color="E7E6E6" w:themeColor="background2"/>
            </w:tcBorders>
            <w:vAlign w:val="center"/>
          </w:tcPr>
          <w:p w14:paraId="7598066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0.0446</w:t>
            </w:r>
          </w:p>
        </w:tc>
      </w:tr>
      <w:tr w:rsidR="003D1804" w:rsidRPr="003D1804" w14:paraId="6A1DC6CA" w14:textId="77777777" w:rsidTr="00BF7FC8">
        <w:trPr>
          <w:trHeight w:val="311"/>
        </w:trPr>
        <w:tc>
          <w:tcPr>
            <w:tcW w:w="1797" w:type="dxa"/>
            <w:tcBorders>
              <w:top w:val="single" w:sz="4" w:space="0" w:color="E7E6E6" w:themeColor="background2"/>
              <w:bottom w:val="single" w:sz="4" w:space="0" w:color="E7E6E6" w:themeColor="background2"/>
            </w:tcBorders>
            <w:vAlign w:val="center"/>
          </w:tcPr>
          <w:p w14:paraId="2966F3B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bottom w:val="single" w:sz="4" w:space="0" w:color="E7E6E6" w:themeColor="background2"/>
            </w:tcBorders>
            <w:vAlign w:val="center"/>
          </w:tcPr>
          <w:p w14:paraId="6DA13B13"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2010</w:t>
            </w:r>
          </w:p>
        </w:tc>
        <w:tc>
          <w:tcPr>
            <w:tcW w:w="1093" w:type="dxa"/>
            <w:tcBorders>
              <w:top w:val="single" w:sz="4" w:space="0" w:color="E7E6E6" w:themeColor="background2"/>
              <w:bottom w:val="single" w:sz="4" w:space="0" w:color="E7E6E6" w:themeColor="background2"/>
            </w:tcBorders>
            <w:vAlign w:val="center"/>
          </w:tcPr>
          <w:p w14:paraId="5D64488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3</w:t>
            </w:r>
          </w:p>
        </w:tc>
        <w:tc>
          <w:tcPr>
            <w:tcW w:w="941" w:type="dxa"/>
            <w:tcBorders>
              <w:top w:val="single" w:sz="4" w:space="0" w:color="E7E6E6" w:themeColor="background2"/>
              <w:bottom w:val="single" w:sz="4" w:space="0" w:color="E7E6E6" w:themeColor="background2"/>
            </w:tcBorders>
            <w:vAlign w:val="center"/>
          </w:tcPr>
          <w:p w14:paraId="6B4044C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bottom w:val="single" w:sz="4" w:space="0" w:color="E7E6E6" w:themeColor="background2"/>
            </w:tcBorders>
            <w:vAlign w:val="center"/>
          </w:tcPr>
          <w:p w14:paraId="1B9B744A"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bottom w:val="single" w:sz="4" w:space="0" w:color="E7E6E6" w:themeColor="background2"/>
            </w:tcBorders>
            <w:vAlign w:val="center"/>
          </w:tcPr>
          <w:p w14:paraId="35C9073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1178" w:type="dxa"/>
            <w:tcBorders>
              <w:top w:val="single" w:sz="4" w:space="0" w:color="E7E6E6" w:themeColor="background2"/>
              <w:bottom w:val="single" w:sz="4" w:space="0" w:color="E7E6E6" w:themeColor="background2"/>
            </w:tcBorders>
            <w:vAlign w:val="center"/>
          </w:tcPr>
          <w:p w14:paraId="7C276627"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0.0317</w:t>
            </w:r>
          </w:p>
        </w:tc>
        <w:tc>
          <w:tcPr>
            <w:tcW w:w="1023" w:type="dxa"/>
            <w:tcBorders>
              <w:top w:val="single" w:sz="4" w:space="0" w:color="E7E6E6" w:themeColor="background2"/>
              <w:bottom w:val="single" w:sz="4" w:space="0" w:color="E7E6E6" w:themeColor="background2"/>
            </w:tcBorders>
            <w:vAlign w:val="center"/>
          </w:tcPr>
          <w:p w14:paraId="0E86F2D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0.1028</w:t>
            </w:r>
          </w:p>
        </w:tc>
      </w:tr>
      <w:tr w:rsidR="003D1804" w:rsidRPr="003D1804" w14:paraId="25D44FAB" w14:textId="77777777" w:rsidTr="00BF7FC8">
        <w:trPr>
          <w:trHeight w:val="311"/>
        </w:trPr>
        <w:tc>
          <w:tcPr>
            <w:tcW w:w="1797" w:type="dxa"/>
            <w:tcBorders>
              <w:top w:val="single" w:sz="4" w:space="0" w:color="E7E6E6" w:themeColor="background2"/>
            </w:tcBorders>
            <w:vAlign w:val="center"/>
          </w:tcPr>
          <w:p w14:paraId="13601A30"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Nueva Granada</w:t>
            </w:r>
          </w:p>
        </w:tc>
        <w:tc>
          <w:tcPr>
            <w:tcW w:w="1421" w:type="dxa"/>
            <w:tcBorders>
              <w:top w:val="single" w:sz="4" w:space="0" w:color="E7E6E6" w:themeColor="background2"/>
            </w:tcBorders>
            <w:vAlign w:val="center"/>
          </w:tcPr>
          <w:p w14:paraId="68D95F01"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2015</w:t>
            </w:r>
          </w:p>
        </w:tc>
        <w:tc>
          <w:tcPr>
            <w:tcW w:w="1093" w:type="dxa"/>
            <w:tcBorders>
              <w:top w:val="single" w:sz="4" w:space="0" w:color="E7E6E6" w:themeColor="background2"/>
            </w:tcBorders>
            <w:vAlign w:val="center"/>
          </w:tcPr>
          <w:p w14:paraId="761E92B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10</w:t>
            </w:r>
          </w:p>
        </w:tc>
        <w:tc>
          <w:tcPr>
            <w:tcW w:w="941" w:type="dxa"/>
            <w:tcBorders>
              <w:top w:val="single" w:sz="4" w:space="0" w:color="E7E6E6" w:themeColor="background2"/>
            </w:tcBorders>
            <w:vAlign w:val="center"/>
          </w:tcPr>
          <w:p w14:paraId="0DEF38C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66" w:type="dxa"/>
            <w:tcBorders>
              <w:top w:val="single" w:sz="4" w:space="0" w:color="E7E6E6" w:themeColor="background2"/>
            </w:tcBorders>
            <w:vAlign w:val="center"/>
          </w:tcPr>
          <w:p w14:paraId="2D629425"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0.000</w:t>
            </w:r>
          </w:p>
        </w:tc>
        <w:tc>
          <w:tcPr>
            <w:tcW w:w="941" w:type="dxa"/>
            <w:tcBorders>
              <w:top w:val="single" w:sz="4" w:space="0" w:color="E7E6E6" w:themeColor="background2"/>
            </w:tcBorders>
            <w:vAlign w:val="center"/>
          </w:tcPr>
          <w:p w14:paraId="39DA2576"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0.233</w:t>
            </w:r>
          </w:p>
        </w:tc>
        <w:tc>
          <w:tcPr>
            <w:tcW w:w="1178" w:type="dxa"/>
            <w:tcBorders>
              <w:top w:val="single" w:sz="4" w:space="0" w:color="E7E6E6" w:themeColor="background2"/>
            </w:tcBorders>
            <w:vAlign w:val="center"/>
          </w:tcPr>
          <w:p w14:paraId="00DBE76E"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0.0358</w:t>
            </w:r>
          </w:p>
        </w:tc>
        <w:tc>
          <w:tcPr>
            <w:tcW w:w="1023" w:type="dxa"/>
            <w:tcBorders>
              <w:top w:val="single" w:sz="4" w:space="0" w:color="E7E6E6" w:themeColor="background2"/>
            </w:tcBorders>
            <w:vAlign w:val="center"/>
          </w:tcPr>
          <w:p w14:paraId="0F4A05FC" w14:textId="77777777" w:rsidR="00EB26EB" w:rsidRPr="003D1804" w:rsidRDefault="00527367" w:rsidP="00BF7FC8">
            <w:pPr>
              <w:pStyle w:val="TableContents"/>
              <w:jc w:val="center"/>
              <w:rPr>
                <w:rFonts w:ascii="Garamond" w:hAnsi="Garamond"/>
                <w:color w:val="auto"/>
              </w:rPr>
            </w:pPr>
            <w:r w:rsidRPr="003D1804">
              <w:rPr>
                <w:rFonts w:ascii="Garamond" w:hAnsi="Garamond"/>
                <w:color w:val="auto"/>
              </w:rPr>
              <w:t>0.0598</w:t>
            </w:r>
          </w:p>
        </w:tc>
      </w:tr>
    </w:tbl>
    <w:p w14:paraId="51EF770E" w14:textId="77777777" w:rsidR="00AF7B85" w:rsidRPr="003D1804" w:rsidRDefault="00AF7B85" w:rsidP="005739BD">
      <w:pPr>
        <w:pStyle w:val="Standard"/>
        <w:widowControl/>
        <w:spacing w:after="240" w:line="480" w:lineRule="auto"/>
        <w:rPr>
          <w:rFonts w:ascii="Garamond" w:hAnsi="Garamond"/>
          <w:color w:val="auto"/>
        </w:rPr>
      </w:pPr>
    </w:p>
    <w:sectPr w:rsidR="00AF7B85" w:rsidRPr="003D1804" w:rsidSect="00170152">
      <w:headerReference w:type="default" r:id="rId24"/>
      <w:footerReference w:type="default" r:id="rId25"/>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2A00D" w14:textId="77777777" w:rsidR="00D07BD1" w:rsidRDefault="00D07BD1">
      <w:r>
        <w:separator/>
      </w:r>
    </w:p>
  </w:endnote>
  <w:endnote w:type="continuationSeparator" w:id="0">
    <w:p w14:paraId="2EDA1795" w14:textId="77777777" w:rsidR="00D07BD1" w:rsidRDefault="00D07BD1">
      <w:r>
        <w:continuationSeparator/>
      </w:r>
    </w:p>
  </w:endnote>
  <w:endnote w:type="continuationNotice" w:id="1">
    <w:p w14:paraId="406CD536" w14:textId="77777777" w:rsidR="00D07BD1" w:rsidRDefault="00D07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0"/>
    <w:family w:val="swiss"/>
    <w:pitch w:val="variable"/>
  </w:font>
  <w:font w:name="Linux Libertine G">
    <w:altName w:val="Cambria"/>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D07BD1" w:rsidRDefault="00D07BD1">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83925" w14:textId="77777777" w:rsidR="00D07BD1" w:rsidRDefault="00D07BD1">
      <w:r w:rsidRPr="00D07BD1">
        <w:separator/>
      </w:r>
    </w:p>
  </w:footnote>
  <w:footnote w:type="continuationSeparator" w:id="0">
    <w:p w14:paraId="131BEABB" w14:textId="77777777" w:rsidR="00D07BD1" w:rsidRDefault="00D07BD1">
      <w:r>
        <w:continuationSeparator/>
      </w:r>
    </w:p>
  </w:footnote>
  <w:footnote w:type="continuationNotice" w:id="1">
    <w:p w14:paraId="0EEEF496" w14:textId="77777777" w:rsidR="00D07BD1" w:rsidRDefault="00D07B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D07BD1" w:rsidRDefault="00D07BD1">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4914C6"/>
    <w:multiLevelType w:val="multilevel"/>
    <w:tmpl w:val="5E0693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9452DE8"/>
    <w:multiLevelType w:val="hybridMultilevel"/>
    <w:tmpl w:val="B1AE11E2"/>
    <w:lvl w:ilvl="0" w:tplc="D906379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21600"/>
    <w:multiLevelType w:val="multilevel"/>
    <w:tmpl w:val="4A5E8208"/>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3273B0"/>
    <w:multiLevelType w:val="multilevel"/>
    <w:tmpl w:val="F87C4E14"/>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9B85235"/>
    <w:multiLevelType w:val="multilevel"/>
    <w:tmpl w:val="F7F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A33B8E"/>
    <w:multiLevelType w:val="multilevel"/>
    <w:tmpl w:val="E372414A"/>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68A46BC"/>
    <w:multiLevelType w:val="multilevel"/>
    <w:tmpl w:val="BDD649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AE21D91"/>
    <w:multiLevelType w:val="multilevel"/>
    <w:tmpl w:val="02561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140BD"/>
    <w:multiLevelType w:val="multilevel"/>
    <w:tmpl w:val="97B2F8EE"/>
    <w:lvl w:ilvl="0">
      <w:start w:val="10"/>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9"/>
  </w:num>
  <w:num w:numId="4">
    <w:abstractNumId w:val="5"/>
    <w:lvlOverride w:ilvl="0">
      <w:startOverride w:val="1"/>
    </w:lvlOverride>
  </w:num>
  <w:num w:numId="5">
    <w:abstractNumId w:val="0"/>
    <w:lvlOverride w:ilvl="0">
      <w:startOverride w:val="1"/>
    </w:lvlOverride>
  </w:num>
  <w:num w:numId="6">
    <w:abstractNumId w:val="9"/>
    <w:lvlOverride w:ilvl="0">
      <w:startOverride w:val="10"/>
    </w:lvlOverride>
  </w:num>
  <w:num w:numId="7">
    <w:abstractNumId w:val="11"/>
  </w:num>
  <w:num w:numId="8">
    <w:abstractNumId w:val="6"/>
  </w:num>
  <w:num w:numId="9">
    <w:abstractNumId w:val="4"/>
  </w:num>
  <w:num w:numId="10">
    <w:abstractNumId w:val="8"/>
  </w:num>
  <w:num w:numId="11">
    <w:abstractNumId w:val="7"/>
  </w:num>
  <w:num w:numId="12">
    <w:abstractNumId w:val="1"/>
  </w:num>
  <w:num w:numId="13">
    <w:abstractNumId w:val="12"/>
  </w:num>
  <w:num w:numId="14">
    <w:abstractNumId w:val="3"/>
  </w:num>
  <w:num w:numId="15">
    <w:abstractNumId w:val="10"/>
  </w:num>
  <w:num w:numId="16">
    <w:abstractNumId w:val="7"/>
    <w:lvlOverride w:ilvl="0">
      <w:startOverride w:val="1"/>
    </w:lvlOverride>
  </w:num>
  <w:num w:numId="17">
    <w:abstractNumId w:val="1"/>
    <w:lvlOverride w:ilvl="0">
      <w:startOverride w:val="1"/>
    </w:lvlOverride>
  </w:num>
  <w:num w:numId="18">
    <w:abstractNumId w:val="12"/>
    <w:lvlOverride w:ilvl="0">
      <w:startOverride w:val="10"/>
    </w:lvlOverride>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autoHyphenation/>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0717C"/>
    <w:rsid w:val="00010170"/>
    <w:rsid w:val="00013F4F"/>
    <w:rsid w:val="000213FE"/>
    <w:rsid w:val="000710D1"/>
    <w:rsid w:val="000D525E"/>
    <w:rsid w:val="000E71B2"/>
    <w:rsid w:val="00136AF7"/>
    <w:rsid w:val="00170152"/>
    <w:rsid w:val="001B0613"/>
    <w:rsid w:val="001F6252"/>
    <w:rsid w:val="0024245D"/>
    <w:rsid w:val="00244AC7"/>
    <w:rsid w:val="002E61DD"/>
    <w:rsid w:val="003D1804"/>
    <w:rsid w:val="003F7A91"/>
    <w:rsid w:val="00407DA5"/>
    <w:rsid w:val="0048021B"/>
    <w:rsid w:val="004930CD"/>
    <w:rsid w:val="004F1C30"/>
    <w:rsid w:val="00523ACC"/>
    <w:rsid w:val="00527367"/>
    <w:rsid w:val="005739BD"/>
    <w:rsid w:val="00682BEE"/>
    <w:rsid w:val="006C52D7"/>
    <w:rsid w:val="006C6531"/>
    <w:rsid w:val="00736C64"/>
    <w:rsid w:val="00794504"/>
    <w:rsid w:val="00794C49"/>
    <w:rsid w:val="007D4AB9"/>
    <w:rsid w:val="007D6D4E"/>
    <w:rsid w:val="00812BC1"/>
    <w:rsid w:val="0087716A"/>
    <w:rsid w:val="008A2EE7"/>
    <w:rsid w:val="008B732A"/>
    <w:rsid w:val="008C7A46"/>
    <w:rsid w:val="008F7AFF"/>
    <w:rsid w:val="00942E82"/>
    <w:rsid w:val="00961B3C"/>
    <w:rsid w:val="009950F1"/>
    <w:rsid w:val="009B21F7"/>
    <w:rsid w:val="009B3503"/>
    <w:rsid w:val="009E65F4"/>
    <w:rsid w:val="00A10701"/>
    <w:rsid w:val="00A3171F"/>
    <w:rsid w:val="00A637C0"/>
    <w:rsid w:val="00AE3EC4"/>
    <w:rsid w:val="00AE46BB"/>
    <w:rsid w:val="00AF7B85"/>
    <w:rsid w:val="00B3598D"/>
    <w:rsid w:val="00B44999"/>
    <w:rsid w:val="00B468F3"/>
    <w:rsid w:val="00B747CD"/>
    <w:rsid w:val="00BA1D09"/>
    <w:rsid w:val="00BA5FB1"/>
    <w:rsid w:val="00BF21A1"/>
    <w:rsid w:val="00BF4B11"/>
    <w:rsid w:val="00BF7FC8"/>
    <w:rsid w:val="00C01D7A"/>
    <w:rsid w:val="00C07285"/>
    <w:rsid w:val="00CC5D82"/>
    <w:rsid w:val="00CF4F35"/>
    <w:rsid w:val="00D07BD1"/>
    <w:rsid w:val="00D456A4"/>
    <w:rsid w:val="00DA44E4"/>
    <w:rsid w:val="00E1510D"/>
    <w:rsid w:val="00E22F34"/>
    <w:rsid w:val="00E24F3C"/>
    <w:rsid w:val="00EB26EB"/>
    <w:rsid w:val="00EC4227"/>
    <w:rsid w:val="00F50D5F"/>
    <w:rsid w:val="00F96259"/>
    <w:rsid w:val="00FA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autoSpaceDN/>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pPr>
      <w:shd w:val="clear" w:color="auto" w:fill="FFFFFF"/>
      <w:autoSpaceDN/>
      <w:spacing w:after="280" w:line="324" w:lineRule="auto"/>
    </w:pPr>
  </w:style>
  <w:style w:type="paragraph" w:customStyle="1" w:styleId="Heading">
    <w:name w:val="Heading"/>
    <w:basedOn w:val="Standard"/>
    <w:next w:val="Textbody"/>
    <w:qFormat/>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qFormat/>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pPr>
      <w:suppressLineNumbers/>
    </w:pPr>
  </w:style>
  <w:style w:type="paragraph" w:styleId="Footer">
    <w:name w:val="footer"/>
    <w:basedOn w:val="Standard"/>
    <w:pPr>
      <w:suppressLineNumbers/>
    </w:p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qFormat/>
    <w:rsid w:val="000213FE"/>
  </w:style>
  <w:style w:type="paragraph" w:styleId="BalloonText">
    <w:name w:val="Balloon Text"/>
    <w:basedOn w:val="Normal"/>
    <w:link w:val="BalloonTextChar"/>
    <w:uiPriority w:val="99"/>
    <w:semiHidden/>
    <w:unhideWhenUsed/>
    <w:qFormat/>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qFormat/>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7C0"/>
    <w:rPr>
      <w:sz w:val="16"/>
      <w:szCs w:val="16"/>
    </w:rPr>
  </w:style>
  <w:style w:type="paragraph" w:styleId="CommentText">
    <w:name w:val="annotation text"/>
    <w:basedOn w:val="Normal"/>
    <w:link w:val="CommentTextChar"/>
    <w:uiPriority w:val="99"/>
    <w:unhideWhenUsed/>
    <w:rsid w:val="00A637C0"/>
    <w:rPr>
      <w:rFonts w:cs="Mangal"/>
      <w:sz w:val="20"/>
      <w:szCs w:val="18"/>
    </w:rPr>
  </w:style>
  <w:style w:type="character" w:customStyle="1" w:styleId="CommentTextChar">
    <w:name w:val="Comment Text Char"/>
    <w:basedOn w:val="DefaultParagraphFont"/>
    <w:link w:val="CommentText"/>
    <w:uiPriority w:val="99"/>
    <w:rsid w:val="00A637C0"/>
    <w:rPr>
      <w:rFonts w:cs="Mangal"/>
      <w:sz w:val="20"/>
      <w:szCs w:val="18"/>
    </w:rPr>
  </w:style>
  <w:style w:type="paragraph" w:styleId="CommentSubject">
    <w:name w:val="annotation subject"/>
    <w:basedOn w:val="CommentText"/>
    <w:next w:val="CommentText"/>
    <w:link w:val="CommentSubjectChar"/>
    <w:uiPriority w:val="99"/>
    <w:semiHidden/>
    <w:unhideWhenUsed/>
    <w:rsid w:val="00A637C0"/>
    <w:rPr>
      <w:b/>
      <w:bCs/>
    </w:rPr>
  </w:style>
  <w:style w:type="character" w:customStyle="1" w:styleId="CommentSubjectChar">
    <w:name w:val="Comment Subject Char"/>
    <w:basedOn w:val="CommentTextChar"/>
    <w:link w:val="CommentSubject"/>
    <w:uiPriority w:val="99"/>
    <w:semiHidden/>
    <w:rsid w:val="00A637C0"/>
    <w:rPr>
      <w:rFonts w:cs="Mangal"/>
      <w:b/>
      <w:bCs/>
      <w:sz w:val="20"/>
      <w:szCs w:val="18"/>
    </w:rPr>
  </w:style>
  <w:style w:type="paragraph" w:styleId="NormalWeb">
    <w:name w:val="Normal (Web)"/>
    <w:basedOn w:val="Normal"/>
    <w:uiPriority w:val="99"/>
    <w:semiHidden/>
    <w:unhideWhenUsed/>
    <w:rsid w:val="00A637C0"/>
    <w:pPr>
      <w:suppressAutoHyphens w:val="0"/>
      <w:spacing w:before="100" w:beforeAutospacing="1" w:after="100" w:afterAutospacing="1"/>
      <w:textAlignment w:val="auto"/>
    </w:pPr>
    <w:rPr>
      <w:rFonts w:ascii="Times New Roman" w:eastAsia="Times New Roman" w:hAnsi="Times New Roman" w:cs="Times New Roman"/>
      <w:color w:val="auto"/>
      <w:lang w:eastAsia="en-US" w:bidi="ar-SA"/>
    </w:rPr>
  </w:style>
  <w:style w:type="character" w:customStyle="1" w:styleId="Hyperlink1">
    <w:name w:val="Hyperlink1"/>
    <w:qFormat/>
    <w:rsid w:val="00527367"/>
    <w:rPr>
      <w:color w:val="000080"/>
      <w:u w:val="single"/>
    </w:rPr>
  </w:style>
  <w:style w:type="character" w:styleId="Hyperlink">
    <w:name w:val="Hyperlink"/>
    <w:rsid w:val="00527367"/>
    <w:rPr>
      <w:color w:val="000080"/>
      <w:u w:val="single"/>
    </w:rPr>
  </w:style>
  <w:style w:type="character" w:customStyle="1" w:styleId="LineNumbering">
    <w:name w:val="Line Numbering"/>
    <w:rsid w:val="00527367"/>
  </w:style>
  <w:style w:type="paragraph" w:styleId="BodyText">
    <w:name w:val="Body Text"/>
    <w:basedOn w:val="Normal"/>
    <w:link w:val="BodyTextChar"/>
    <w:pPr>
      <w:spacing w:after="140" w:line="276" w:lineRule="auto"/>
    </w:pPr>
  </w:style>
  <w:style w:type="character" w:customStyle="1" w:styleId="BodyTextChar">
    <w:name w:val="Body Text Char"/>
    <w:basedOn w:val="DefaultParagraphFont"/>
    <w:link w:val="BodyText"/>
    <w:rsid w:val="00527367"/>
  </w:style>
  <w:style w:type="paragraph" w:customStyle="1" w:styleId="HeaderandFooter">
    <w:name w:val="Header and Footer"/>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Revision">
    <w:name w:val="Revision"/>
    <w:hidden/>
    <w:uiPriority w:val="99"/>
    <w:semiHidden/>
    <w:rsid w:val="00527367"/>
    <w:pPr>
      <w:widowControl/>
      <w:suppressAutoHyphens w:val="0"/>
      <w:autoSpaceDN/>
      <w:textAlignment w:val="auto"/>
    </w:pPr>
    <w:rPr>
      <w:rFonts w:cs="Mangal"/>
      <w:szCs w:val="21"/>
    </w:rPr>
  </w:style>
  <w:style w:type="character" w:styleId="Emphasis">
    <w:name w:val="Emphasis"/>
    <w:basedOn w:val="DefaultParagraphFont"/>
    <w:uiPriority w:val="20"/>
    <w:qFormat/>
    <w:rsid w:val="00527367"/>
    <w:rPr>
      <w:i/>
      <w:iCs/>
    </w:rPr>
  </w:style>
  <w:style w:type="character" w:styleId="UnresolvedMention">
    <w:name w:val="Unresolved Mention"/>
    <w:basedOn w:val="DefaultParagraphFont"/>
    <w:uiPriority w:val="99"/>
    <w:semiHidden/>
    <w:unhideWhenUsed/>
    <w:rsid w:val="00F96259"/>
    <w:rPr>
      <w:color w:val="605E5C"/>
      <w:shd w:val="clear" w:color="auto" w:fill="E1DFDD"/>
    </w:rPr>
  </w:style>
  <w:style w:type="paragraph" w:styleId="ListParagraph">
    <w:name w:val="List Paragraph"/>
    <w:basedOn w:val="Normal"/>
    <w:uiPriority w:val="34"/>
    <w:qFormat/>
    <w:rsid w:val="006C52D7"/>
    <w:pPr>
      <w:suppressAutoHyphens w:val="0"/>
      <w:spacing w:after="160" w:line="259" w:lineRule="auto"/>
      <w:ind w:left="720"/>
      <w:contextualSpacing/>
      <w:textAlignment w:val="auto"/>
    </w:pPr>
    <w:rPr>
      <w:rFonts w:asciiTheme="minorHAnsi" w:eastAsiaTheme="minorHAnsi" w:hAnsiTheme="minorHAnsi" w:cstheme="minorBidi"/>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99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07/BF02859659" TargetMode="External"/><Relationship Id="rId18" Type="http://schemas.openxmlformats.org/officeDocument/2006/relationships/hyperlink" Target="https://nph.onlinelibrary.wiley.com/doi/full/10.1111/nph.1371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doi.org/10.1007/BF02887079"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71/FP11124"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aostat3.fao.org/"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038/ng.3117"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1534/genetics.108.098830" TargetMode="External"/><Relationship Id="rId22" Type="http://schemas.openxmlformats.org/officeDocument/2006/relationships/image" Target="media/image8.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37</Pages>
  <Words>8731</Words>
  <Characters>49769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10</cp:revision>
  <cp:lastPrinted>2021-11-18T23:41:00Z</cp:lastPrinted>
  <dcterms:created xsi:type="dcterms:W3CDTF">2021-06-27T21:10:00Z</dcterms:created>
  <dcterms:modified xsi:type="dcterms:W3CDTF">2021-12-30T15:08:00Z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