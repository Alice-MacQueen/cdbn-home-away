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65F7CA02" w:rsidR="00AF7B85" w:rsidRDefault="0087716A">
      <w:pPr>
        <w:pStyle w:val="Standard"/>
        <w:keepNext/>
        <w:keepLines/>
        <w:widowControl/>
        <w:spacing w:after="240" w:line="240" w:lineRule="auto"/>
      </w:pPr>
      <w:r>
        <w:rPr>
          <w:rFonts w:ascii="Garamond" w:eastAsia="Garamond" w:hAnsi="Garamond" w:cs="Garamond"/>
          <w:color w:val="000000"/>
          <w:vertAlign w:val="superscript"/>
        </w:rPr>
        <w:t>2</w:t>
      </w:r>
      <w:r w:rsidR="000E71B2">
        <w:rPr>
          <w:rFonts w:ascii="Garamond" w:eastAsia="Garamond" w:hAnsi="Garamond" w:cs="Garamond"/>
          <w:color w:val="000000"/>
        </w:rPr>
        <w:t>International Center for Tropical Agriculture (CIAT), Cali, Colombia</w:t>
      </w:r>
    </w:p>
    <w:p w14:paraId="695B70C5" w14:textId="0FC687B2" w:rsidR="00AF7B85" w:rsidRDefault="0087716A">
      <w:pPr>
        <w:pStyle w:val="Standard"/>
        <w:keepNext/>
        <w:keepLines/>
        <w:widowControl/>
        <w:spacing w:after="240" w:line="240" w:lineRule="auto"/>
      </w:pPr>
      <w:r>
        <w:rPr>
          <w:rFonts w:ascii="Garamond" w:eastAsia="Garamond" w:hAnsi="Garamond" w:cs="Garamond"/>
          <w:color w:val="000000"/>
          <w:vertAlign w:val="superscript"/>
        </w:rPr>
        <w:t>3</w:t>
      </w:r>
      <w:r w:rsidR="000E71B2">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15A8259" w14:textId="46B9BC03" w:rsidR="008F7AFF" w:rsidRDefault="000E71B2" w:rsidP="00AE3EC4">
      <w:pPr>
        <w:pStyle w:val="Standard"/>
        <w:keepNext/>
        <w:keepLines/>
        <w:widowControl/>
        <w:spacing w:after="240" w:line="240" w:lineRule="auto"/>
        <w:rPr>
          <w:rFonts w:ascii="Garamond" w:eastAsia="Garamond" w:hAnsi="Garamond" w:cs="Garamond"/>
          <w:color w:val="000000"/>
        </w:rPr>
      </w:pPr>
      <w:r>
        <w:rPr>
          <w:rFonts w:ascii="Garamond" w:eastAsia="Garamond" w:hAnsi="Garamond" w:cs="Garamond"/>
          <w:color w:val="000000"/>
        </w:rPr>
        <w:t>* Corresponding author</w:t>
      </w:r>
    </w:p>
    <w:p w14:paraId="5E6E879E" w14:textId="77777777" w:rsidR="00AE3EC4" w:rsidRPr="00AE3EC4" w:rsidRDefault="00AE3EC4" w:rsidP="00AE3EC4">
      <w:pPr>
        <w:pStyle w:val="Standard"/>
        <w:keepNext/>
        <w:keepLines/>
        <w:widowControl/>
        <w:spacing w:after="240" w:line="240" w:lineRule="auto"/>
        <w:rPr>
          <w:rFonts w:ascii="Garamond" w:eastAsia="Garamond" w:hAnsi="Garamond" w:cs="Garamond"/>
          <w:color w:val="000000"/>
        </w:rPr>
      </w:pPr>
    </w:p>
    <w:p w14:paraId="2DC2B1E8" w14:textId="4903C99E" w:rsidR="000710D1" w:rsidRDefault="000710D1" w:rsidP="000710D1">
      <w:pPr>
        <w:pStyle w:val="Heading1"/>
        <w:ind w:left="0"/>
      </w:pPr>
      <w:r>
        <w:t>CORE IDEAS</w:t>
      </w:r>
    </w:p>
    <w:p w14:paraId="102EA9CE"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Pr>
          <w:rFonts w:ascii="Garamond" w:hAnsi="Garamond"/>
          <w:color w:val="000000" w:themeColor="text1"/>
        </w:rPr>
        <w:t>Selection history impacts g</w:t>
      </w:r>
      <w:r w:rsidRPr="003E2853">
        <w:rPr>
          <w:rFonts w:ascii="Garamond" w:hAnsi="Garamond"/>
          <w:color w:val="000000" w:themeColor="text1"/>
        </w:rPr>
        <w:t>enetic variation</w:t>
      </w:r>
      <w:r>
        <w:rPr>
          <w:rFonts w:ascii="Garamond" w:hAnsi="Garamond"/>
          <w:color w:val="000000" w:themeColor="text1"/>
        </w:rPr>
        <w:t xml:space="preserve">, which enables </w:t>
      </w:r>
      <w:r w:rsidRPr="003E2853">
        <w:rPr>
          <w:rFonts w:ascii="Garamond" w:hAnsi="Garamond"/>
          <w:color w:val="000000" w:themeColor="text1"/>
        </w:rPr>
        <w:t>adapting crops to new environments and climates</w:t>
      </w:r>
    </w:p>
    <w:p w14:paraId="775747F9" w14:textId="77777777" w:rsidR="003F7A91" w:rsidRDefault="003F7A91" w:rsidP="000710D1">
      <w:pPr>
        <w:pStyle w:val="Standard"/>
        <w:keepNext/>
        <w:keepLines/>
        <w:widowControl/>
        <w:numPr>
          <w:ilvl w:val="0"/>
          <w:numId w:val="7"/>
        </w:numPr>
        <w:spacing w:after="0" w:line="360" w:lineRule="auto"/>
        <w:rPr>
          <w:rFonts w:ascii="Garamond" w:hAnsi="Garamond"/>
          <w:color w:val="000000" w:themeColor="text1"/>
        </w:rPr>
      </w:pPr>
      <w:r w:rsidRPr="003F7A91">
        <w:rPr>
          <w:rFonts w:ascii="Garamond" w:hAnsi="Garamond"/>
          <w:color w:val="000000" w:themeColor="text1"/>
        </w:rPr>
        <w:t xml:space="preserve">We report spatiotemporal variation in dry bean yield, local </w:t>
      </w:r>
      <w:proofErr w:type="gramStart"/>
      <w:r w:rsidRPr="003F7A91">
        <w:rPr>
          <w:rFonts w:ascii="Garamond" w:hAnsi="Garamond"/>
          <w:color w:val="000000" w:themeColor="text1"/>
        </w:rPr>
        <w:t>adaptation</w:t>
      </w:r>
      <w:proofErr w:type="gramEnd"/>
      <w:r w:rsidRPr="003F7A91">
        <w:rPr>
          <w:rFonts w:ascii="Garamond" w:hAnsi="Garamond"/>
          <w:color w:val="000000" w:themeColor="text1"/>
        </w:rPr>
        <w:t xml:space="preserve"> and segregating genetics</w:t>
      </w:r>
    </w:p>
    <w:p w14:paraId="3398605A" w14:textId="078AEA9D"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Yields became more heritable in two of three dry bean races across North America over 35 years</w:t>
      </w:r>
    </w:p>
    <w:p w14:paraId="77B527B2"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Local adaptation (home field advantage) was worth up to 34 years of average breeding gains</w:t>
      </w:r>
    </w:p>
    <w:p w14:paraId="7BC0D10B" w14:textId="77777777" w:rsidR="000710D1" w:rsidRPr="003E2853" w:rsidRDefault="000710D1" w:rsidP="000710D1">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Sites with high heritability and home field advantage are best for adapting to new environments</w:t>
      </w:r>
    </w:p>
    <w:p w14:paraId="312E72E4" w14:textId="77777777" w:rsidR="000710D1" w:rsidRDefault="000710D1" w:rsidP="000710D1">
      <w:pPr>
        <w:pStyle w:val="Heading1"/>
      </w:pPr>
    </w:p>
    <w:p w14:paraId="5E409190" w14:textId="7CDFCFA9" w:rsidR="00AF7B85" w:rsidRDefault="000E71B2" w:rsidP="000710D1">
      <w:pPr>
        <w:pStyle w:val="Heading1"/>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3916B042"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pPr>
        <w:pStyle w:val="Heading1"/>
        <w:pageBreakBefore/>
        <w:numPr>
          <w:ilvl w:val="0"/>
          <w:numId w:val="4"/>
        </w:numPr>
        <w:ind w:left="360"/>
      </w:pPr>
      <w:r>
        <w:lastRenderedPageBreak/>
        <w:t xml:space="preserve">INTRODUCTION </w:t>
      </w:r>
      <w:r>
        <w:tab/>
      </w:r>
    </w:p>
    <w:p w14:paraId="02E41CA8" w14:textId="77777777" w:rsidR="00AF7B85" w:rsidRDefault="000E71B2">
      <w:pPr>
        <w:pStyle w:val="Standard"/>
        <w:widowControl/>
        <w:spacing w:after="240" w:line="480" w:lineRule="auto"/>
        <w:ind w:firstLine="360"/>
      </w:pPr>
      <w:r>
        <w:rPr>
          <w:rFonts w:ascii="Garamond" w:eastAsia="Garamond" w:hAnsi="Garamond" w:cs="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w:t>
      </w:r>
      <w:proofErr w:type="spellStart"/>
      <w:r>
        <w:rPr>
          <w:rFonts w:ascii="Garamond" w:eastAsia="Garamond" w:hAnsi="Garamond" w:cs="Garamond"/>
          <w:color w:val="000000"/>
        </w:rPr>
        <w:t>Trucci</w:t>
      </w:r>
      <w:proofErr w:type="spellEnd"/>
      <w:r>
        <w:rPr>
          <w:rFonts w:ascii="Garamond" w:eastAsia="Garamond" w:hAnsi="Garamond" w:cs="Garamond"/>
          <w:color w:val="000000"/>
        </w:rPr>
        <w:t xml:space="preserve"> et al, 2021). </w:t>
      </w:r>
      <w:r>
        <w:rPr>
          <w:rFonts w:ascii="Garamond" w:eastAsia="Garamond" w:hAnsi="Garamond" w:cs="Garamond"/>
          <w:color w:val="000000"/>
        </w:rPr>
        <w:tab/>
      </w:r>
    </w:p>
    <w:p w14:paraId="042C16A0" w14:textId="77777777" w:rsidR="00AF7B85" w:rsidRDefault="000E71B2">
      <w:pPr>
        <w:pStyle w:val="Standard"/>
        <w:widowControl/>
        <w:spacing w:after="240" w:line="480" w:lineRule="auto"/>
        <w:ind w:firstLine="360"/>
      </w:pPr>
      <w:r>
        <w:rPr>
          <w:rFonts w:ascii="Garamond" w:eastAsia="Garamond" w:hAnsi="Garamond" w:cs="Garamond"/>
          <w:color w:val="000000"/>
        </w:rPr>
        <w:t>Common bean is the most important food legume for direct human consumption. Common bean is currently grown on over 35 million ha and in nearly every country that records agricultural statistics (FAOSTAT 2015). This area encompasses across 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S), altitudes (50-3000 m), growth temperatures (14-26 C), and average yearly precipitation (400-1600 mm) and precipitation regimes (Singh 1989; FAOSTAT 2015). In contrast, the habitat niche of wild common bean is narrow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2009). The wild ancestors of common bean originated in central America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and were dispersed to the Andes ~165,000 years ago with a strong genetic bottleneck that lasted ~76,000 years (Schmutz et al 2014). From these two wild gene pools, common bean was domesticated at least twice, once in Mesoamerica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and once in the Andes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Schmutz, et al. 2014). The domestication </w:t>
      </w:r>
      <w:r>
        <w:rPr>
          <w:rFonts w:ascii="Garamond" w:eastAsia="Garamond" w:hAnsi="Garamond" w:cs="Garamond"/>
          <w:color w:val="000000"/>
        </w:rPr>
        <w:lastRenderedPageBreak/>
        <w:t xml:space="preserve">bottleneck was stronger in the Middle American than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probably because loss of diversity occurred in the Andes before domestication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et al., 1986; </w:t>
      </w:r>
      <w:proofErr w:type="spellStart"/>
      <w:r>
        <w:rPr>
          <w:rFonts w:ascii="Garamond" w:eastAsia="Garamond" w:hAnsi="Garamond" w:cs="Garamond"/>
          <w:color w:val="000000"/>
        </w:rPr>
        <w:t>Bitocchi</w:t>
      </w:r>
      <w:proofErr w:type="spellEnd"/>
      <w:r>
        <w:rPr>
          <w:rFonts w:ascii="Garamond" w:eastAsia="Garamond" w:hAnsi="Garamond" w:cs="Garamond"/>
          <w:color w:val="000000"/>
        </w:rPr>
        <w:t xml:space="preserve"> et al., 2012; Bellucci et al., 2014; Schmutz et al., 2014). Common bean was widely cultivated in Mexico and North America pre-European contact (Kaplan 1965), and New World settlers cultivated common bean from landraces maintained by Native Americans, primarily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later from European re-introductions, primarily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(Vandemark et al 2014). These complex histories led to differences in genetic diversity, yield potential, and selection intensity among different races within these </w:t>
      </w:r>
      <w:proofErr w:type="spellStart"/>
      <w:r>
        <w:rPr>
          <w:rFonts w:ascii="Garamond" w:eastAsia="Garamond" w:hAnsi="Garamond" w:cs="Garamond"/>
          <w:color w:val="000000"/>
        </w:rPr>
        <w:t>genepools</w:t>
      </w:r>
      <w:proofErr w:type="spellEnd"/>
      <w:r>
        <w:rPr>
          <w:rFonts w:ascii="Garamond" w:eastAsia="Garamond" w:hAnsi="Garamond" w:cs="Garamond"/>
          <w:color w:val="000000"/>
        </w:rPr>
        <w:t>.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w:t>
      </w:r>
      <w:proofErr w:type="spellStart"/>
      <w:r>
        <w:rPr>
          <w:rFonts w:ascii="Garamond" w:eastAsia="Garamond" w:hAnsi="Garamond" w:cs="Garamond"/>
          <w:color w:val="000000"/>
        </w:rPr>
        <w:t>Levins</w:t>
      </w:r>
      <w:proofErr w:type="spellEnd"/>
      <w:r>
        <w:rPr>
          <w:rFonts w:ascii="Garamond" w:eastAsia="Garamond" w:hAnsi="Garamond" w:cs="Garamond"/>
          <w:color w:val="000000"/>
        </w:rPr>
        <w:t>, 1962; Botero et al 2015).</w:t>
      </w:r>
    </w:p>
    <w:p w14:paraId="2A6CB772" w14:textId="77777777"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w:t>
      </w:r>
      <w:proofErr w:type="spellStart"/>
      <w:r>
        <w:rPr>
          <w:rFonts w:ascii="Garamond" w:eastAsia="Garamond" w:hAnsi="Garamond" w:cs="Garamond"/>
          <w:color w:val="000000"/>
        </w:rPr>
        <w:t>Hercus</w:t>
      </w:r>
      <w:proofErr w:type="spellEnd"/>
      <w:r>
        <w:rPr>
          <w:rFonts w:ascii="Garamond" w:eastAsia="Garamond" w:hAnsi="Garamond" w:cs="Garamond"/>
          <w:color w:val="000000"/>
        </w:rPr>
        <w:t xml:space="preserve"> 2000; Hoffman, </w:t>
      </w:r>
      <w:proofErr w:type="spellStart"/>
      <w:r>
        <w:rPr>
          <w:rFonts w:ascii="Garamond" w:eastAsia="Garamond" w:hAnsi="Garamond" w:cs="Garamond"/>
          <w:color w:val="000000"/>
        </w:rPr>
        <w:t>Merila</w:t>
      </w:r>
      <w:proofErr w:type="spellEnd"/>
      <w:r>
        <w:rPr>
          <w:rFonts w:ascii="Garamond" w:eastAsia="Garamond" w:hAnsi="Garamond" w:cs="Garamond"/>
          <w:color w:val="000000"/>
        </w:rPr>
        <w:t xml:space="preserve"> 1999). Heritability may also vary temporally as the array of genotypes measured typically changes during the breeding process (Feldman, </w:t>
      </w:r>
      <w:proofErr w:type="spellStart"/>
      <w:r>
        <w:rPr>
          <w:rFonts w:ascii="Garamond" w:eastAsia="Garamond" w:hAnsi="Garamond" w:cs="Garamond"/>
          <w:color w:val="000000"/>
        </w:rPr>
        <w:t>Lewontin</w:t>
      </w:r>
      <w:proofErr w:type="spellEnd"/>
      <w:r>
        <w:rPr>
          <w:rFonts w:ascii="Garamond" w:eastAsia="Garamond" w:hAnsi="Garamond" w:cs="Garamond"/>
          <w:color w:val="000000"/>
        </w:rPr>
        <w:t xml:space="preserve">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w:t>
      </w:r>
      <w:proofErr w:type="spellStart"/>
      <w:r>
        <w:rPr>
          <w:rFonts w:ascii="Garamond" w:eastAsia="Garamond" w:hAnsi="Garamond" w:cs="Garamond"/>
          <w:color w:val="000000"/>
        </w:rPr>
        <w:t>Gepts</w:t>
      </w:r>
      <w:proofErr w:type="spellEnd"/>
      <w:r>
        <w:rPr>
          <w:rFonts w:ascii="Garamond" w:eastAsia="Garamond" w:hAnsi="Garamond" w:cs="Garamond"/>
          <w:color w:val="000000"/>
        </w:rPr>
        <w:t xml:space="preserve">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p>
    <w:p w14:paraId="27C6472E" w14:textId="77777777" w:rsidR="00AF7B85" w:rsidRDefault="00AF7B85">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 specialists that may contain large-effect candidate loci for introgression.</w:t>
            </w:r>
          </w:p>
        </w:tc>
      </w:tr>
      <w:tr w:rsidR="00AF7B85" w14:paraId="46315E70" w14:textId="77777777">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Pr>
          <w:rFonts w:ascii="Garamond" w:eastAsia="Garamond" w:hAnsi="Garamond" w:cs="Garamond"/>
          <w:color w:val="000000"/>
        </w:rPr>
        <w:lastRenderedPageBreak/>
        <w:t xml:space="preserve">and across races and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We expected to observe substantial differences in heritability across space due to environmental differences (Wilson et al 2006; Finlay and Wilkinson, 1963). We also expected to observe decreases in heritability over time 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as genetic sources of yield variation were eliminated, and potential increases in heritability over time in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pPr>
        <w:pStyle w:val="Heading1"/>
        <w:numPr>
          <w:ilvl w:val="0"/>
          <w:numId w:val="1"/>
        </w:numPr>
        <w:ind w:left="360"/>
      </w:pPr>
      <w:bookmarkStart w:id="0" w:name="_30j0zll"/>
      <w:bookmarkEnd w:id="0"/>
      <w:r>
        <w:t>MATERIALS AND METHODS</w:t>
      </w:r>
    </w:p>
    <w:p w14:paraId="36016692" w14:textId="77777777" w:rsidR="00AF7B85" w:rsidRDefault="000E71B2">
      <w:pPr>
        <w:pStyle w:val="Heading2"/>
        <w:numPr>
          <w:ilvl w:val="1"/>
          <w:numId w:val="1"/>
        </w:numPr>
        <w:tabs>
          <w:tab w:val="left" w:pos="0"/>
        </w:tabs>
      </w:pPr>
      <w:bookmarkStart w:id="1" w:name="_1fob9te"/>
      <w:bookmarkEnd w:id="1"/>
      <w:r>
        <w:t>2.1 Data Acquisition</w:t>
      </w:r>
    </w:p>
    <w:p w14:paraId="6EC8B2D9"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w:t>
      </w:r>
      <w:proofErr w:type="gramStart"/>
      <w:r>
        <w:rPr>
          <w:rFonts w:ascii="Garamond" w:eastAsia="Garamond" w:hAnsi="Garamond" w:cs="Garamond"/>
          <w:color w:val="000000"/>
        </w:rPr>
        <w:t>The majority of</w:t>
      </w:r>
      <w:proofErr w:type="gramEnd"/>
      <w:r>
        <w:rPr>
          <w:rFonts w:ascii="Garamond" w:eastAsia="Garamond" w:hAnsi="Garamond" w:cs="Garamond"/>
          <w:color w:val="000000"/>
        </w:rPr>
        <w:t xml:space="preserve"> these entries are members of one of three of the seven races of common bean; two of these races, Durango and Mesoamerican, arose from the Middle American domestication event and are more genetically diverse than Nueva Granada, which arose from the Andean domestication events (</w:t>
      </w:r>
      <w:proofErr w:type="spellStart"/>
      <w:r>
        <w:rPr>
          <w:rFonts w:ascii="Garamond" w:eastAsia="Garamond" w:hAnsi="Garamond" w:cs="Garamond"/>
          <w:color w:val="000000"/>
        </w:rPr>
        <w:t>Mamidi</w:t>
      </w:r>
      <w:proofErr w:type="spellEnd"/>
      <w:r>
        <w:rPr>
          <w:rFonts w:ascii="Garamond" w:eastAsia="Garamond" w:hAnsi="Garamond" w:cs="Garamond"/>
          <w:color w:val="000000"/>
        </w:rPr>
        <w:t>, et al. 2011). 13,989 yield data points were used in this analysis.</w:t>
      </w:r>
    </w:p>
    <w:p w14:paraId="2482176F"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p>
    <w:p w14:paraId="2DC9C6AE"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from different years within locations reflect both environmental differences across years and a change in the complement of genotypes used to compute the heritability.</w:t>
      </w:r>
    </w:p>
    <w:p w14:paraId="62FB7EE7" w14:textId="77777777" w:rsidR="00AF7B85" w:rsidRDefault="000E71B2">
      <w:pPr>
        <w:pStyle w:val="Heading2"/>
        <w:numPr>
          <w:ilvl w:val="1"/>
          <w:numId w:val="1"/>
        </w:numPr>
        <w:tabs>
          <w:tab w:val="left" w:pos="0"/>
        </w:tabs>
      </w:pPr>
      <w:bookmarkStart w:id="2" w:name="_3znysh7"/>
      <w:bookmarkEnd w:id="2"/>
      <w:r>
        <w:lastRenderedPageBreak/>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first assessed overall fitness and fitness gains across the study period within three groups of CDBN entries: entries from the Nueva Granada race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and entries from two genetically distinct races within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the Durango and the Mesoamerican race using linear modeling.</w:t>
      </w:r>
    </w:p>
    <w:p w14:paraId="6FB5C8CE" w14:textId="77777777" w:rsidR="00AF7B85" w:rsidRDefault="000E71B2">
      <w:pPr>
        <w:pStyle w:val="Standard"/>
        <w:widowControl/>
        <w:spacing w:after="240" w:line="480" w:lineRule="auto"/>
        <w:ind w:firstLine="360"/>
      </w:pPr>
      <w:r>
        <w:rPr>
          <w:rFonts w:ascii="Garamond" w:eastAsia="Garamond" w:hAnsi="Garamond" w:cs="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w:t>
      </w:r>
      <w:proofErr w:type="spellStart"/>
      <w:r>
        <w:rPr>
          <w:rFonts w:ascii="Garamond" w:eastAsia="Garamond" w:hAnsi="Garamond" w:cs="Garamond"/>
          <w:color w:val="000000"/>
        </w:rPr>
        <w:t>Blanquart</w:t>
      </w:r>
      <w:proofErr w:type="spellEnd"/>
      <w:r>
        <w:rPr>
          <w:rFonts w:ascii="Garamond" w:eastAsia="Garamond" w:hAnsi="Garamond" w:cs="Garamond"/>
          <w:color w:val="000000"/>
        </w:rPr>
        <w:t xml:space="preserve"> et al, 2013). We estimated HFA following a modified version of Ewing et al. (2019). Most importantly, we included the additional step of accounting for entry genetic relationships to eliminate effects of double counting similar CDBN entries.</w:t>
      </w:r>
    </w:p>
    <w:p w14:paraId="2BE57F79"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proofErr w:type="spellStart"/>
      <w:r>
        <w:rPr>
          <w:rFonts w:ascii="Garamond" w:eastAsia="Garamond" w:hAnsi="Garamond" w:cs="Garamond"/>
          <w:i/>
          <w:color w:val="000000"/>
        </w:rPr>
        <w:t>i</w:t>
      </w:r>
      <w:proofErr w:type="spellEnd"/>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 Model 2 added a predictor for HFA, a binary indicator of whether a site was that variety’s home. Model 3 added terms for genetic relatedness to the base model. Genetic relatedness was determined using the </w:t>
      </w:r>
      <w:proofErr w:type="spellStart"/>
      <w:r>
        <w:rPr>
          <w:rFonts w:ascii="Garamond" w:eastAsia="Garamond" w:hAnsi="Garamond" w:cs="Garamond"/>
          <w:i/>
          <w:color w:val="000000"/>
        </w:rPr>
        <w:t>snp_autoSVD</w:t>
      </w:r>
      <w:proofErr w:type="spellEnd"/>
      <w:r>
        <w:rPr>
          <w:rFonts w:ascii="Garamond" w:eastAsia="Garamond" w:hAnsi="Garamond" w:cs="Garamond"/>
          <w:color w:val="000000"/>
        </w:rPr>
        <w:t xml:space="preserve"> function of the </w:t>
      </w:r>
      <w:proofErr w:type="spellStart"/>
      <w:r>
        <w:rPr>
          <w:rFonts w:ascii="Garamond" w:eastAsia="Garamond" w:hAnsi="Garamond" w:cs="Garamond"/>
          <w:i/>
          <w:color w:val="000000"/>
        </w:rPr>
        <w:t>bigsnpr</w:t>
      </w:r>
      <w:proofErr w:type="spellEnd"/>
      <w:r>
        <w:rPr>
          <w:rFonts w:ascii="Garamond" w:eastAsia="Garamond" w:hAnsi="Garamond" w:cs="Garamond"/>
          <w:color w:val="000000"/>
        </w:rPr>
        <w:t xml:space="preserve"> R package (</w:t>
      </w:r>
      <w:proofErr w:type="spellStart"/>
      <w:r>
        <w:rPr>
          <w:rFonts w:ascii="Garamond" w:eastAsia="Garamond" w:hAnsi="Garamond" w:cs="Garamond"/>
          <w:color w:val="000000"/>
        </w:rPr>
        <w:t>Prive</w:t>
      </w:r>
      <w:proofErr w:type="spellEnd"/>
      <w:r>
        <w:rPr>
          <w:rFonts w:ascii="Garamond" w:eastAsia="Garamond" w:hAnsi="Garamond" w:cs="Garamond"/>
          <w:color w:val="000000"/>
        </w:rPr>
        <w:t xml:space="preserve"> et al 2017), using 1,221,540 SNPs genotyped previously using genotyping by </w:t>
      </w:r>
      <w:proofErr w:type="spellStart"/>
      <w:r>
        <w:rPr>
          <w:rFonts w:ascii="Garamond" w:eastAsia="Garamond" w:hAnsi="Garamond" w:cs="Garamond"/>
          <w:color w:val="000000"/>
        </w:rPr>
        <w:t>seqeuncing</w:t>
      </w:r>
      <w:proofErr w:type="spellEnd"/>
      <w:r>
        <w:rPr>
          <w:rFonts w:ascii="Garamond" w:eastAsia="Garamond" w:hAnsi="Garamond" w:cs="Garamond"/>
          <w:color w:val="000000"/>
        </w:rPr>
        <w:t xml:space="preserve"> (MacQueen et al 2020); we used the first three principal components of the singular value decompositions of linkage-adjusted SNP matrices (Figure S1).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proofErr w:type="spellStart"/>
      <w:r>
        <w:rPr>
          <w:rFonts w:ascii="Garamond" w:eastAsia="Garamond" w:hAnsi="Garamond" w:cs="Garamond"/>
          <w:i/>
          <w:color w:val="000000"/>
        </w:rPr>
        <w:t>Anova</w:t>
      </w:r>
      <w:proofErr w:type="spellEnd"/>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77777777" w:rsidR="00AF7B85" w:rsidRDefault="000E71B2">
      <w:pPr>
        <w:pStyle w:val="Standard"/>
        <w:widowControl/>
        <w:spacing w:after="240" w:line="480" w:lineRule="auto"/>
        <w:ind w:firstLine="360"/>
      </w:pPr>
      <w:r>
        <w:rPr>
          <w:rFonts w:ascii="Garamond" w:eastAsia="Garamond" w:hAnsi="Garamond" w:cs="Garamond"/>
          <w:color w:val="000000"/>
        </w:rPr>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pPr>
        <w:pStyle w:val="Heading2"/>
        <w:numPr>
          <w:ilvl w:val="1"/>
          <w:numId w:val="1"/>
        </w:numPr>
        <w:tabs>
          <w:tab w:val="left" w:pos="0"/>
        </w:tabs>
      </w:pPr>
      <w:bookmarkStart w:id="3" w:name="_2et92p0"/>
      <w:bookmarkEnd w:id="3"/>
      <w:r>
        <w:lastRenderedPageBreak/>
        <w:t>2.3 Spatial and temporal variation in heritability</w:t>
      </w:r>
    </w:p>
    <w:p w14:paraId="406A9E4D"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7777777" w:rsidR="00AF7B85" w:rsidRDefault="00FF69F5">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Where </w:t>
      </w:r>
      <w:proofErr w:type="spellStart"/>
      <w:r>
        <w:rPr>
          <w:rFonts w:ascii="Garamond" w:eastAsia="Garamond" w:hAnsi="Garamond" w:cs="Garamond"/>
          <w:color w:val="000000"/>
        </w:rPr>
        <w:t>V</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the variance among the entries, environment is the number of locations in the study and </w:t>
      </w:r>
      <w:proofErr w:type="spellStart"/>
      <w:r>
        <w:rPr>
          <w:rFonts w:ascii="Garamond" w:eastAsia="Garamond" w:hAnsi="Garamond" w:cs="Garamond"/>
          <w:color w:val="000000"/>
        </w:rPr>
        <w:t>MS</w:t>
      </w:r>
      <w:r>
        <w:rPr>
          <w:rFonts w:ascii="Garamond" w:eastAsia="Garamond" w:hAnsi="Garamond" w:cs="Garamond"/>
          <w:color w:val="000000"/>
          <w:vertAlign w:val="subscript"/>
        </w:rPr>
        <w:t>entries</w:t>
      </w:r>
      <w:proofErr w:type="spellEnd"/>
      <w:r>
        <w:rPr>
          <w:rFonts w:ascii="Garamond" w:eastAsia="Garamond" w:hAnsi="Garamond" w:cs="Garamond"/>
          <w:color w:val="000000"/>
        </w:rPr>
        <w:t xml:space="preserve"> is the squared value of expected yields for the entries (Bernardo, 2020, page 163).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w:t>
      </w:r>
      <w:proofErr w:type="spellStart"/>
      <w:r>
        <w:rPr>
          <w:rFonts w:ascii="Garamond" w:eastAsia="Garamond" w:hAnsi="Garamond" w:cs="Garamond"/>
          <w:color w:val="000000"/>
        </w:rPr>
        <w:t>Furrer</w:t>
      </w:r>
      <w:proofErr w:type="spellEnd"/>
      <w:r>
        <w:rPr>
          <w:rFonts w:ascii="Garamond" w:eastAsia="Garamond" w:hAnsi="Garamond" w:cs="Garamond"/>
          <w:color w:val="000000"/>
        </w:rPr>
        <w:t xml:space="preserve"> et al., 2009). For spatial variation, heritability was the average heritability over the 35-year study period and across races.</w:t>
      </w:r>
    </w:p>
    <w:p w14:paraId="615BA744" w14:textId="77777777" w:rsidR="00AF7B85" w:rsidRDefault="000E71B2">
      <w:pPr>
        <w:pStyle w:val="Heading2"/>
        <w:numPr>
          <w:ilvl w:val="1"/>
          <w:numId w:val="1"/>
        </w:numPr>
        <w:tabs>
          <w:tab w:val="left" w:pos="0"/>
        </w:tabs>
      </w:pPr>
      <w:bookmarkStart w:id="4" w:name="_tyjcwt"/>
      <w:bookmarkEnd w:id="4"/>
      <w:r>
        <w:t xml:space="preserve">2.4 Relationship between home field advantage, </w:t>
      </w:r>
      <w:proofErr w:type="gramStart"/>
      <w:r>
        <w:t>heritability</w:t>
      </w:r>
      <w:proofErr w:type="gramEnd"/>
      <w:r>
        <w:t xml:space="preserve">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Pr>
          <w:rFonts w:ascii="Garamond" w:eastAsia="Garamond" w:hAnsi="Garamond" w:cs="Garamond"/>
          <w:i/>
          <w:color w:val="000000"/>
        </w:rPr>
        <w:t>sp</w:t>
      </w:r>
      <w:proofErr w:type="spellEnd"/>
      <w:r>
        <w:rPr>
          <w:rFonts w:ascii="Garamond" w:eastAsia="Garamond" w:hAnsi="Garamond" w:cs="Garamond"/>
          <w:i/>
          <w:color w:val="000000"/>
        </w:rPr>
        <w:t xml:space="preserve">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pPr>
        <w:pStyle w:val="Heading2"/>
        <w:numPr>
          <w:ilvl w:val="1"/>
          <w:numId w:val="1"/>
        </w:numPr>
        <w:tabs>
          <w:tab w:val="left" w:pos="0"/>
        </w:tabs>
      </w:pPr>
      <w:bookmarkStart w:id="5" w:name="_3dy6vkm"/>
      <w:bookmarkEnd w:id="5"/>
      <w:r>
        <w:lastRenderedPageBreak/>
        <w:t>2.5 Statistical analysis</w:t>
      </w:r>
    </w:p>
    <w:p w14:paraId="57F1075E" w14:textId="77777777" w:rsidR="00AF7B85" w:rsidRDefault="000E71B2">
      <w:pPr>
        <w:pStyle w:val="Standard"/>
        <w:widowControl/>
        <w:spacing w:after="240" w:line="480" w:lineRule="auto"/>
        <w:ind w:firstLine="360"/>
      </w:pPr>
      <w:bookmarkStart w:id="6" w:name="_1t3h5sf"/>
      <w:bookmarkEnd w:id="6"/>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proofErr w:type="spellStart"/>
      <w:r>
        <w:rPr>
          <w:rFonts w:ascii="Garamond" w:eastAsia="Garamond" w:hAnsi="Garamond" w:cs="Garamond"/>
          <w:i/>
          <w:color w:val="000000"/>
        </w:rPr>
        <w:t>ggpmisc</w:t>
      </w:r>
      <w:proofErr w:type="spellEnd"/>
      <w:r>
        <w:rPr>
          <w:rFonts w:ascii="Garamond" w:eastAsia="Garamond" w:hAnsi="Garamond" w:cs="Garamond"/>
          <w:color w:val="000000"/>
        </w:rPr>
        <w:t xml:space="preserve"> 0.3.3 (R Core Team, 2020; Wickham, 2016; </w:t>
      </w:r>
      <w:proofErr w:type="spellStart"/>
      <w:r>
        <w:rPr>
          <w:rFonts w:ascii="Garamond" w:eastAsia="Garamond" w:hAnsi="Garamond" w:cs="Garamond"/>
          <w:color w:val="000000"/>
        </w:rPr>
        <w:t>Aphalo</w:t>
      </w:r>
      <w:proofErr w:type="spellEnd"/>
      <w:r>
        <w:rPr>
          <w:rFonts w:ascii="Garamond" w:eastAsia="Garamond" w:hAnsi="Garamond" w:cs="Garamond"/>
          <w:color w:val="000000"/>
        </w:rPr>
        <w:t>, 2019); centering and scaling refer to a group mean of zero and standard deviation of one; errors are standard.</w:t>
      </w:r>
    </w:p>
    <w:p w14:paraId="54B48E65" w14:textId="77777777" w:rsidR="00AF7B85" w:rsidRDefault="000E71B2">
      <w:pPr>
        <w:pStyle w:val="Heading1"/>
        <w:numPr>
          <w:ilvl w:val="0"/>
          <w:numId w:val="1"/>
        </w:numPr>
        <w:ind w:left="360"/>
      </w:pPr>
      <w:bookmarkStart w:id="7" w:name="_4d34og8"/>
      <w:bookmarkEnd w:id="7"/>
      <w:r>
        <w:t>RESULTS</w:t>
      </w:r>
    </w:p>
    <w:p w14:paraId="2DC78C17" w14:textId="77777777" w:rsidR="00AF7B85" w:rsidRDefault="000E71B2">
      <w:pPr>
        <w:pStyle w:val="Heading2"/>
        <w:numPr>
          <w:ilvl w:val="1"/>
          <w:numId w:val="1"/>
        </w:numPr>
        <w:tabs>
          <w:tab w:val="left" w:pos="0"/>
        </w:tabs>
      </w:pPr>
      <w:r>
        <w:t>3.1 Home Field Advantage</w:t>
      </w:r>
    </w:p>
    <w:p w14:paraId="5B560833" w14:textId="77777777"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S1):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0E856F10"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4AA6CF10" wp14:editId="7C626815">
            <wp:extent cx="5943600" cy="4572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572000"/>
                    </a:xfrm>
                    <a:prstGeom prst="rect">
                      <a:avLst/>
                    </a:prstGeom>
                    <a:noFill/>
                    <a:ln>
                      <a:noFill/>
                      <a:prstDash/>
                    </a:ln>
                  </pic:spPr>
                </pic:pic>
              </a:graphicData>
            </a:graphic>
          </wp:inline>
        </w:drawing>
      </w:r>
    </w:p>
    <w:p w14:paraId="300266D2" w14:textId="77777777" w:rsidR="00AF7B85" w:rsidRDefault="000E71B2">
      <w:pPr>
        <w:pStyle w:val="Standard"/>
        <w:keepNext/>
        <w:keepLines/>
        <w:widowControl/>
        <w:spacing w:after="240" w:line="240" w:lineRule="auto"/>
      </w:pPr>
      <w:r>
        <w:rPr>
          <w:rFonts w:ascii="Garamond" w:eastAsia="Garamond" w:hAnsi="Garamond" w:cs="Garamond"/>
          <w:b/>
          <w:color w:val="000000"/>
        </w:rPr>
        <w:t>Figure 2</w:t>
      </w:r>
      <w:r>
        <w:rPr>
          <w:rFonts w:ascii="Garamond" w:eastAsia="Garamond" w:hAnsi="Garamond" w:cs="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w:t>
      </w:r>
      <w:proofErr w:type="spellStart"/>
      <w:r>
        <w:rPr>
          <w:rFonts w:ascii="Garamond" w:eastAsia="Garamond" w:hAnsi="Garamond" w:cs="Garamond"/>
          <w:color w:val="000000"/>
        </w:rPr>
        <w:t>n.s</w:t>
      </w:r>
      <w:proofErr w:type="spellEnd"/>
      <w:r>
        <w:rPr>
          <w:rFonts w:ascii="Garamond" w:eastAsia="Garamond" w:hAnsi="Garamond" w:cs="Garamond"/>
          <w:color w:val="000000"/>
        </w:rPr>
        <w:t xml:space="preserve">.: not significant at </w:t>
      </w:r>
      <w:r>
        <w:rPr>
          <w:rFonts w:ascii="Garamond" w:eastAsia="Garamond" w:hAnsi="Garamond" w:cs="Garamond"/>
          <w:i/>
          <w:color w:val="000000"/>
        </w:rPr>
        <w:t>p</w:t>
      </w:r>
      <w:r>
        <w:rPr>
          <w:rFonts w:ascii="Garamond" w:eastAsia="Garamond" w:hAnsi="Garamond" w:cs="Garamond"/>
          <w:color w:val="000000"/>
        </w:rPr>
        <w:t xml:space="preserve"> &lt; 0.05.</w:t>
      </w:r>
    </w:p>
    <w:p w14:paraId="672F4DFE"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w:t>
      </w:r>
      <w:r>
        <w:rPr>
          <w:rFonts w:ascii="Garamond" w:eastAsia="Garamond" w:hAnsi="Garamond" w:cs="Garamond"/>
          <w:color w:val="000000"/>
        </w:rPr>
        <w:lastRenderedPageBreak/>
        <w:t>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S2). These three PCs accounted for 39%, 44%, and 42% of genetic variance in the Nueva Granada, Durango, and Mesoamerican entries, respectively (Figure S1).</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77777777" w:rsidR="00AF7B85" w:rsidRDefault="000E71B2">
      <w:pPr>
        <w:pStyle w:val="Standard"/>
        <w:widowControl/>
        <w:spacing w:after="240" w:line="480" w:lineRule="auto"/>
        <w:ind w:firstLine="360"/>
      </w:pPr>
      <w:r>
        <w:rPr>
          <w:rFonts w:ascii="Garamond" w:eastAsia="Garamond" w:hAnsi="Garamond" w:cs="Garamond"/>
          <w:color w:val="000000"/>
        </w:rPr>
        <w:t>We next determined if race-average HFA were larger than expected and whether these average HFA were agronomically significant. Nueva Granada entries had 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w:t>
      </w:r>
      <w:r>
        <w:rPr>
          <w:rFonts w:ascii="Garamond" w:eastAsia="Garamond" w:hAnsi="Garamond" w:cs="Garamond"/>
          <w:color w:val="000000"/>
        </w:rPr>
        <w:lastRenderedPageBreak/>
        <w:t>Durango HFA was 15% of expected 2015 yields, equivalent to 34 years of yield gains for this race.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 and equivalent to 22 years of yield gains for this race. Thus, some environmental specialization had been preserved in modern North American varieties deriving from the Mesoamerican race, but not the Nueva Granada race.</w:t>
      </w:r>
    </w:p>
    <w:p w14:paraId="3F1E7DD5" w14:textId="77777777" w:rsidR="00AF7B85" w:rsidRDefault="000E71B2">
      <w:pPr>
        <w:pStyle w:val="Standard"/>
        <w:widowControl/>
        <w:spacing w:after="240" w:line="480" w:lineRule="auto"/>
        <w:ind w:firstLine="360"/>
      </w:pPr>
      <w:r>
        <w:rPr>
          <w:rFonts w:ascii="Garamond" w:eastAsia="Garamond" w:hAnsi="Garamond" w:cs="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S3).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 was no larger than expected based on permutation.</w:t>
      </w:r>
    </w:p>
    <w:p w14:paraId="0FCE2E25" w14:textId="77777777" w:rsidR="00AF7B85" w:rsidRDefault="000E71B2">
      <w:pPr>
        <w:pStyle w:val="Heading2"/>
        <w:numPr>
          <w:ilvl w:val="1"/>
          <w:numId w:val="1"/>
        </w:numPr>
        <w:tabs>
          <w:tab w:val="left" w:pos="0"/>
        </w:tabs>
      </w:pPr>
      <w:r>
        <w:t>3.2 Spatial and Temporal Decay in Heritability</w:t>
      </w:r>
    </w:p>
    <w:p w14:paraId="73CD0C24" w14:textId="77777777" w:rsidR="00AF7B85" w:rsidRDefault="000E71B2">
      <w:pPr>
        <w:pStyle w:val="Standard"/>
        <w:widowControl/>
        <w:spacing w:after="240" w:line="480" w:lineRule="auto"/>
        <w:ind w:firstLine="360"/>
      </w:pPr>
      <w:bookmarkStart w:id="8" w:name="_2s8eyo1"/>
      <w:bookmarkEnd w:id="8"/>
      <w:r>
        <w:rPr>
          <w:rFonts w:ascii="Garamond" w:eastAsia="Garamond" w:hAnsi="Garamond" w:cs="Garamond"/>
          <w:color w:val="000000"/>
        </w:rPr>
        <w:t xml:space="preserve">We next determined narrow-sense heritability in yield across 2170 location-year combinations in the CDBN, without accounting for HFA. Yield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highest in the northwestern United States and southwestern Canada and decreased along a south-eastern gradient (Figure 3).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were stable over large geographic ranges (~1013 km), although year-to-year fluctuations in the direction of the gradient in yield heritability were evident (Figure S2). More commonly used trial locations did not have more consistent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in fact, there was a positive relationship between the number of trial years at a location and the standard deviation in </w:t>
      </w:r>
      <w:proofErr w:type="spellStart"/>
      <w:r>
        <w:rPr>
          <w:rFonts w:ascii="Garamond" w:eastAsia="Garamond" w:hAnsi="Garamond" w:cs="Garamond"/>
          <w:color w:val="000000"/>
        </w:rPr>
        <w:t>heritabilities</w:t>
      </w:r>
      <w:proofErr w:type="spellEnd"/>
      <w:r>
        <w:rPr>
          <w:rFonts w:ascii="Garamond" w:eastAsia="Garamond" w:hAnsi="Garamond" w:cs="Garamond"/>
          <w:color w:val="000000"/>
        </w:rPr>
        <w:t xml:space="preserve"> (yield stability) across trial years (</w:t>
      </w:r>
      <w:r>
        <w:rPr>
          <w:rFonts w:ascii="Garamond" w:eastAsia="Garamond" w:hAnsi="Garamond" w:cs="Garamond"/>
          <w:i/>
          <w:color w:val="000000"/>
        </w:rPr>
        <w:t>p</w:t>
      </w:r>
      <w:r>
        <w:rPr>
          <w:rFonts w:ascii="Garamond" w:eastAsia="Garamond" w:hAnsi="Garamond" w:cs="Garamond"/>
          <w:color w:val="000000"/>
        </w:rPr>
        <w:t xml:space="preserve"> = 0.014, Figure S3A). Location-specific heritability 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Figure S3B).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w:t>
      </w:r>
      <w:r>
        <w:rPr>
          <w:rFonts w:ascii="Garamond" w:eastAsia="Garamond" w:hAnsi="Garamond" w:cs="Garamond"/>
          <w:color w:val="000000"/>
        </w:rPr>
        <w:lastRenderedPageBreak/>
        <w:t>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C57C4F4"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4572000"/>
                    </a:xfrm>
                    <a:prstGeom prst="rect">
                      <a:avLst/>
                    </a:prstGeom>
                    <a:noFill/>
                    <a:ln>
                      <a:noFill/>
                      <a:prstDash/>
                    </a:ln>
                  </pic:spPr>
                </pic:pic>
              </a:graphicData>
            </a:graphic>
          </wp:inline>
        </w:drawing>
      </w:r>
    </w:p>
    <w:p w14:paraId="6E2B927D"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70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pPr>
        <w:pStyle w:val="Heading1"/>
        <w:numPr>
          <w:ilvl w:val="0"/>
          <w:numId w:val="1"/>
        </w:numPr>
        <w:ind w:left="360"/>
      </w:pPr>
      <w:r>
        <w:t>DISCUSSION</w:t>
      </w:r>
    </w:p>
    <w:p w14:paraId="648C0B4D" w14:textId="77777777" w:rsidR="00AF7B85" w:rsidRDefault="000E71B2">
      <w:pPr>
        <w:pStyle w:val="Heading2"/>
        <w:numPr>
          <w:ilvl w:val="1"/>
          <w:numId w:val="1"/>
        </w:numPr>
        <w:tabs>
          <w:tab w:val="left" w:pos="0"/>
        </w:tabs>
      </w:pPr>
      <w:r>
        <w:t>4.1 Orthogonal Metrics to Interpret Past Selection and Guide Future Improvement</w:t>
      </w:r>
    </w:p>
    <w:p w14:paraId="6B9A66DB" w14:textId="77777777" w:rsidR="00AF7B85" w:rsidRDefault="000E71B2">
      <w:pPr>
        <w:pStyle w:val="Standard"/>
        <w:widowControl/>
        <w:spacing w:after="240" w:line="480" w:lineRule="auto"/>
        <w:ind w:firstLine="360"/>
      </w:pPr>
      <w:r>
        <w:rPr>
          <w:rFonts w:ascii="Garamond" w:eastAsia="Garamond" w:hAnsi="Garamond" w:cs="Garamond"/>
          <w:color w:val="000000"/>
        </w:rPr>
        <w:t>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w:t>
      </w:r>
      <w:proofErr w:type="spellStart"/>
      <w:r>
        <w:rPr>
          <w:rFonts w:ascii="Garamond" w:eastAsia="Garamond" w:hAnsi="Garamond" w:cs="Garamond"/>
          <w:color w:val="000000"/>
        </w:rPr>
        <w:t>Levins</w:t>
      </w:r>
      <w:proofErr w:type="spellEnd"/>
      <w:r>
        <w:rPr>
          <w:rFonts w:ascii="Garamond" w:eastAsia="Garamond" w:hAnsi="Garamond" w:cs="Garamond"/>
          <w:color w:val="000000"/>
        </w:rPr>
        <w:t xml:space="preserve">, </w:t>
      </w:r>
      <w:r>
        <w:rPr>
          <w:rFonts w:ascii="Garamond" w:eastAsia="Garamond" w:hAnsi="Garamond" w:cs="Garamond"/>
          <w:color w:val="000000"/>
        </w:rPr>
        <w:lastRenderedPageBreak/>
        <w:t>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1D68D041"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5486400"/>
                    </a:xfrm>
                    <a:prstGeom prst="rect">
                      <a:avLst/>
                    </a:prstGeom>
                    <a:noFill/>
                    <a:ln>
                      <a:noFill/>
                      <a:prstDash/>
                    </a:ln>
                  </pic:spPr>
                </pic:pic>
              </a:graphicData>
            </a:graphic>
          </wp:inline>
        </w:drawing>
      </w:r>
    </w:p>
    <w:p w14:paraId="590A0848" w14:textId="77777777" w:rsidR="00AF7B85" w:rsidRDefault="000E71B2">
      <w:pPr>
        <w:pStyle w:val="Standard"/>
        <w:keepNext/>
        <w:keepLines/>
        <w:widowControl/>
        <w:spacing w:after="240" w:line="240" w:lineRule="auto"/>
      </w:pPr>
      <w:r>
        <w:rPr>
          <w:rFonts w:ascii="Garamond" w:eastAsia="Garamond" w:hAnsi="Garamond" w:cs="Garamond"/>
          <w:b/>
          <w:color w:val="000000"/>
        </w:rPr>
        <w:t>Figure 4</w:t>
      </w:r>
      <w:r>
        <w:rPr>
          <w:rFonts w:ascii="Garamond" w:eastAsia="Garamond" w:hAnsi="Garamond" w:cs="Garamond"/>
          <w:color w:val="000000"/>
        </w:rPr>
        <w:t>: A) Relationship between yield heritability and home field advantage at each site, by race. Lines indicate the median value for heritability and home field advantage across all sites. B) Top locations (quadrant I) for selecting for home field advantage. D – Durango; M – Mesoamerican; N – Nueva Granada races. Figure S3 identifies locations with CDBN abbreviations.</w:t>
      </w:r>
    </w:p>
    <w:p w14:paraId="70EC949C"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w:t>
      </w:r>
      <w:r>
        <w:rPr>
          <w:rFonts w:ascii="Garamond" w:eastAsia="Garamond" w:hAnsi="Garamond" w:cs="Garamond"/>
          <w:color w:val="000000"/>
        </w:rPr>
        <w:lastRenderedPageBreak/>
        <w:t xml:space="preserve">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Pr>
          <w:rFonts w:ascii="Garamond" w:eastAsia="Garamond" w:hAnsi="Garamond" w:cs="Garamond"/>
          <w:color w:val="000000"/>
        </w:rPr>
        <w:t>introgressed</w:t>
      </w:r>
      <w:proofErr w:type="spellEnd"/>
      <w:r>
        <w:rPr>
          <w:rFonts w:ascii="Garamond" w:eastAsia="Garamond" w:hAnsi="Garamond" w:cs="Garamond"/>
          <w:color w:val="000000"/>
        </w:rPr>
        <w:t xml:space="preserve">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p>
    <w:p w14:paraId="3F0E1870" w14:textId="056049B1" w:rsidR="00AF7B85" w:rsidRDefault="000E71B2">
      <w:pPr>
        <w:pStyle w:val="Standard"/>
        <w:widowControl/>
        <w:spacing w:after="240" w:line="480" w:lineRule="auto"/>
        <w:ind w:firstLine="360"/>
      </w:pPr>
      <w:r>
        <w:rPr>
          <w:rFonts w:ascii="Garamond" w:eastAsia="Garamond" w:hAnsi="Garamond" w:cs="Garamond"/>
          <w:color w:val="000000"/>
        </w:rPr>
        <w:t xml:space="preserve">Given the different evolutionary histories of both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pre- and post-domestication, we expected distinct responses to selection in the Andean and Middle American entries over the course of the CDBN. The low-yielding, low genetic diversity Nueva Granada entries from the Andean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experienced modest improvements in yield across the study period and showed little evidence of local adaptation to specific regions within North America. Nonetheless, there was strong evidence for increasing adaptation at a continental scale, in that</w:t>
      </w:r>
      <w:ins w:id="9" w:author="Ewing, Patrick - ARS" w:date="2021-09-15T17:56:00Z">
        <w:r w:rsidR="00153C45">
          <w:rPr>
            <w:rFonts w:ascii="Garamond" w:eastAsia="Garamond" w:hAnsi="Garamond" w:cs="Garamond"/>
            <w:color w:val="000000"/>
          </w:rPr>
          <w:t xml:space="preserve"> yield and</w:t>
        </w:r>
      </w:ins>
      <w:r>
        <w:rPr>
          <w:rFonts w:ascii="Garamond" w:eastAsia="Garamond" w:hAnsi="Garamond" w:cs="Garamond"/>
          <w:color w:val="000000"/>
        </w:rPr>
        <w:t xml:space="preserve"> yield heritability increased in this race over the 35-year study period. These increases in yield heritability over time occurred without an increase in HFA.  We thus suggest that Andean CDBN entries still lack genetic variation conferring adaptation to North American growing conditions. If this is true, then further introgression from the Middle American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or from other species may offer opportunities for continued yield improvement and local adaptation in this </w:t>
      </w:r>
      <w:proofErr w:type="spellStart"/>
      <w:r>
        <w:rPr>
          <w:rFonts w:ascii="Garamond" w:eastAsia="Garamond" w:hAnsi="Garamond" w:cs="Garamond"/>
          <w:color w:val="000000"/>
        </w:rPr>
        <w:t>genepool</w:t>
      </w:r>
      <w:proofErr w:type="spellEnd"/>
      <w:r>
        <w:rPr>
          <w:rFonts w:ascii="Garamond" w:eastAsia="Garamond" w:hAnsi="Garamond" w:cs="Garamond"/>
          <w:color w:val="000000"/>
        </w:rPr>
        <w:t xml:space="preserve">. Alternatively, Andean entries also require distinct management strategies and more inputs to maximize their yields; many CDBN </w:t>
      </w:r>
      <w:r>
        <w:rPr>
          <w:rFonts w:ascii="Garamond" w:eastAsia="Garamond" w:hAnsi="Garamond" w:cs="Garamond"/>
          <w:color w:val="000000"/>
        </w:rPr>
        <w:lastRenderedPageBreak/>
        <w:t>locations may have managed for Middle American entries rather than Andean entries, which would limit our ability to detect an HFA in Andean material.</w:t>
      </w:r>
    </w:p>
    <w:p w14:paraId="1ACC4C98"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heritability from the line-of-best-fit (Figure 2a, Figure 3b) beginning in the mid-1990s. This immediately follows the introgression of rust resistance gene </w:t>
      </w:r>
      <w:r>
        <w:rPr>
          <w:rFonts w:ascii="Garamond" w:eastAsia="Garamond" w:hAnsi="Garamond" w:cs="Garamond"/>
          <w:i/>
          <w:color w:val="000000"/>
        </w:rPr>
        <w:t xml:space="preserve">Ur-3 </w:t>
      </w:r>
      <w:r>
        <w:rPr>
          <w:rFonts w:ascii="Garamond" w:eastAsia="Garamond" w:hAnsi="Garamond" w:cs="Garamond"/>
          <w:color w:val="000000"/>
        </w:rPr>
        <w:t xml:space="preserve">into the Durango race from a Mesoamerican source, which began in 1988 and was widely deployed in the mid-1990s (Hurtado-Gonzales et al 2017; MacQueen et al 2020). We speculate that the broad introduction of rust resistance loci into the Durango race in this </w:t>
      </w:r>
      <w:proofErr w:type="gramStart"/>
      <w:r>
        <w:rPr>
          <w:rFonts w:ascii="Garamond" w:eastAsia="Garamond" w:hAnsi="Garamond" w:cs="Garamond"/>
          <w:color w:val="000000"/>
        </w:rPr>
        <w:t>time period</w:t>
      </w:r>
      <w:proofErr w:type="gramEnd"/>
      <w:r>
        <w:rPr>
          <w:rFonts w:ascii="Garamond" w:eastAsia="Garamond" w:hAnsi="Garamond" w:cs="Garamond"/>
          <w:color w:val="000000"/>
        </w:rPr>
        <w:t xml:space="preserve"> resulted in a temporary (~6 year) reduction in segregating variation for yield within this race.</w:t>
      </w:r>
    </w:p>
    <w:p w14:paraId="2AA316C5"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Pr>
          <w:rFonts w:ascii="Garamond" w:eastAsia="Garamond" w:hAnsi="Garamond" w:cs="Garamond"/>
          <w:color w:val="000000"/>
        </w:rPr>
        <w:t>during the course of</w:t>
      </w:r>
      <w:proofErr w:type="gramEnd"/>
      <w:r>
        <w:rPr>
          <w:rFonts w:ascii="Garamond" w:eastAsia="Garamond" w:hAnsi="Garamond" w:cs="Garamond"/>
          <w:color w:val="000000"/>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have this architecture, as CDBN breeders had adopted upright indeterminate architecture for newer CDBN entries in the Mesoamerican race (Kelly 2001; </w:t>
      </w:r>
      <w:proofErr w:type="spellStart"/>
      <w:r>
        <w:rPr>
          <w:rFonts w:ascii="Garamond" w:eastAsia="Garamond" w:hAnsi="Garamond" w:cs="Garamond"/>
          <w:color w:val="000000"/>
        </w:rPr>
        <w:t>Soltani</w:t>
      </w:r>
      <w:proofErr w:type="spellEnd"/>
      <w:r>
        <w:rPr>
          <w:rFonts w:ascii="Garamond" w:eastAsia="Garamond" w:hAnsi="Garamond" w:cs="Garamond"/>
          <w:color w:val="000000"/>
        </w:rPr>
        <w:t xml:space="preserve"> et al 2016). This adoption highlights the complexity of defining fitness in </w:t>
      </w:r>
      <w:r>
        <w:rPr>
          <w:rFonts w:ascii="Garamond" w:eastAsia="Garamond" w:hAnsi="Garamond" w:cs="Garamond"/>
          <w:color w:val="000000"/>
        </w:rPr>
        <w:lastRenderedPageBreak/>
        <w:t xml:space="preserve">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w:t>
      </w:r>
      <w:proofErr w:type="gramStart"/>
      <w:r>
        <w:rPr>
          <w:rFonts w:ascii="Garamond" w:eastAsia="Garamond" w:hAnsi="Garamond" w:cs="Garamond"/>
          <w:color w:val="000000"/>
        </w:rPr>
        <w:t>time period</w:t>
      </w:r>
      <w:proofErr w:type="gramEnd"/>
      <w:r>
        <w:rPr>
          <w:rFonts w:ascii="Garamond" w:eastAsia="Garamond" w:hAnsi="Garamond" w:cs="Garamond"/>
          <w:color w:val="000000"/>
        </w:rPr>
        <w:t>; we speculate that loss of variation linked to these alleles could have caused this temporary drop in heritability of yield. These major changes to entries in the Mesoamerican race may also have caused the negative trend in HFA magnitude present in Mesoamerican entries, as locally adaptive alleles may have been lost in genomic regions adjacent to architecture, height, and lodging genes. In general, the introgression of major resistance or architecture alleles into populations is equivalent to an artificially induced selective sweep. When this occurs, we expect to see considerable linkage drag and the loss of locally adapted genetic variants. This signal was observed in the CDBN, where following introgression, many years were required to regain local adaptation (HFA) after using a common parent to introduce novel, important traits.</w:t>
      </w:r>
    </w:p>
    <w:p w14:paraId="4DAD5C35" w14:textId="77777777" w:rsidR="00AF7B85" w:rsidRDefault="000E71B2">
      <w:pPr>
        <w:pStyle w:val="Heading2"/>
        <w:numPr>
          <w:ilvl w:val="1"/>
          <w:numId w:val="1"/>
        </w:numPr>
        <w:tabs>
          <w:tab w:val="left" w:pos="0"/>
        </w:tabs>
      </w:pPr>
      <w:r>
        <w:t>4.2 HFA across species: comparing apples and oranges</w:t>
      </w:r>
    </w:p>
    <w:p w14:paraId="0EB73287" w14:textId="77777777"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equivalent to 4.5 years of observed yield gains; in addition, the 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equivalent to 22 and 34 years of annual breeding gains for Mesoamerican and </w:t>
      </w:r>
      <w:r>
        <w:rPr>
          <w:rFonts w:ascii="Garamond" w:eastAsia="Garamond" w:hAnsi="Garamond" w:cs="Garamond"/>
          <w:color w:val="000000"/>
        </w:rPr>
        <w:lastRenderedPageBreak/>
        <w:t>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sub-races (market classes) (Vandermark et al, 2014); this may have enhanced regional adaptation in common bean. Yet at the same time, several of these bean programs also employ shuttle breeding, which commonly leads to the development of more broadly adapted germplasm (Ortiz et al, 2007). The stable or decreasing HFA in Nueva Granada and Mesoamerican CDBN entries suggests that the presence of regional adaptation is weakening, in line with CDBN goals. Irrespective of the underlying cause of the size difference in HFA between dry bean and maize, in both species and breeding systems (</w:t>
      </w:r>
      <w:proofErr w:type="gramStart"/>
      <w:r>
        <w:rPr>
          <w:rFonts w:ascii="Garamond" w:eastAsia="Garamond" w:hAnsi="Garamond" w:cs="Garamond"/>
          <w:color w:val="000000"/>
        </w:rPr>
        <w:t>i.e.</w:t>
      </w:r>
      <w:proofErr w:type="gramEnd"/>
      <w:r>
        <w:rPr>
          <w:rFonts w:ascii="Garamond" w:eastAsia="Garamond" w:hAnsi="Garamond" w:cs="Garamond"/>
          <w:color w:val="000000"/>
        </w:rPr>
        <w:t xml:space="preserve"> self-pollinated dicot, hybrid monocot), local adaptation is both valuable to future breeding efforts and decreasing due to improvement efforts.</w:t>
      </w:r>
    </w:p>
    <w:p w14:paraId="251A0D48" w14:textId="77777777" w:rsidR="00AF7B85" w:rsidRDefault="000E71B2">
      <w:pPr>
        <w:pStyle w:val="Heading1"/>
        <w:numPr>
          <w:ilvl w:val="0"/>
          <w:numId w:val="1"/>
        </w:numPr>
        <w:ind w:left="360"/>
      </w:pPr>
      <w:bookmarkStart w:id="10" w:name="_17dp8vu"/>
      <w:bookmarkEnd w:id="10"/>
      <w:r>
        <w:t>CONCLUSION</w:t>
      </w:r>
    </w:p>
    <w:p w14:paraId="737C4B62" w14:textId="27B8B361" w:rsidR="00AF7B85" w:rsidRDefault="000E71B2">
      <w:pPr>
        <w:pStyle w:val="Standard"/>
        <w:widowControl/>
        <w:spacing w:after="240" w:line="480" w:lineRule="auto"/>
        <w:ind w:firstLine="360"/>
      </w:pPr>
      <w:r>
        <w:rPr>
          <w:rFonts w:ascii="Garamond" w:eastAsia="Garamond" w:hAnsi="Garamond" w:cs="Garamond"/>
          <w:color w:val="000000"/>
        </w:rPr>
        <w:t xml:space="preserve">The interplay between local adaptation and total genetic variation may impact plant adaptation to changing conditions. Local adaptation was worth decades of yield gains in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from both domestication events over the 35 years of common bean improvement represented by the CDBN but was decreasing or absent in two of three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Surprisingly, we found that yield heritability increased over time in races from both domestication events, indicating that genetic diversity in races of both </w:t>
      </w:r>
      <w:proofErr w:type="spellStart"/>
      <w:r>
        <w:rPr>
          <w:rFonts w:ascii="Garamond" w:eastAsia="Garamond" w:hAnsi="Garamond" w:cs="Garamond"/>
          <w:color w:val="000000"/>
        </w:rPr>
        <w:t>genepools</w:t>
      </w:r>
      <w:proofErr w:type="spellEnd"/>
      <w:r>
        <w:rPr>
          <w:rFonts w:ascii="Garamond" w:eastAsia="Garamond" w:hAnsi="Garamond" w:cs="Garamond"/>
          <w:color w:val="000000"/>
        </w:rPr>
        <w:t xml:space="preserve"> may have increased, perhaps due to introgression from the other </w:t>
      </w:r>
      <w:proofErr w:type="spellStart"/>
      <w:r>
        <w:rPr>
          <w:rFonts w:ascii="Garamond" w:eastAsia="Garamond" w:hAnsi="Garamond" w:cs="Garamond"/>
          <w:color w:val="000000"/>
        </w:rPr>
        <w:t>genepool</w:t>
      </w:r>
      <w:ins w:id="11" w:author="Ewing, Patrick - ARS" w:date="2021-09-15T17:57:00Z">
        <w:r w:rsidR="00153C45">
          <w:rPr>
            <w:rFonts w:ascii="Garamond" w:eastAsia="Garamond" w:hAnsi="Garamond" w:cs="Garamond"/>
            <w:color w:val="000000"/>
          </w:rPr>
          <w:t>s</w:t>
        </w:r>
      </w:ins>
      <w:proofErr w:type="spellEnd"/>
      <w:r>
        <w:rPr>
          <w:rFonts w:ascii="Garamond" w:eastAsia="Garamond" w:hAnsi="Garamond" w:cs="Garamond"/>
          <w:color w:val="000000"/>
        </w:rPr>
        <w:t xml:space="preserve"> or from other species. The presence of yield variation attributable to local adaptation underscores the possibility of selecting at </w:t>
      </w:r>
      <w:proofErr w:type="gramStart"/>
      <w:r>
        <w:rPr>
          <w:rFonts w:ascii="Garamond" w:eastAsia="Garamond" w:hAnsi="Garamond" w:cs="Garamond"/>
          <w:color w:val="000000"/>
        </w:rPr>
        <w:t>particular CDBN</w:t>
      </w:r>
      <w:proofErr w:type="gramEnd"/>
      <w:r>
        <w:rPr>
          <w:rFonts w:ascii="Garamond" w:eastAsia="Garamond" w:hAnsi="Garamond" w:cs="Garamond"/>
          <w:color w:val="000000"/>
        </w:rPr>
        <w:t xml:space="preserve"> locations for alleles that confer adaptation to those environments. Resilient food systems of the future will take advantage of all potential avenues of </w:t>
      </w:r>
      <w:r>
        <w:rPr>
          <w:rFonts w:ascii="Garamond" w:eastAsia="Garamond" w:hAnsi="Garamond" w:cs="Garamond"/>
          <w:color w:val="000000"/>
        </w:rPr>
        <w:lastRenderedPageBreak/>
        <w:t>improvement, including local adaptation, to sustainably produce food adapted to novel and changing production environments.</w:t>
      </w:r>
    </w:p>
    <w:p w14:paraId="0264F2B4" w14:textId="77777777" w:rsidR="00AF7B85" w:rsidRDefault="000E71B2">
      <w:pPr>
        <w:pStyle w:val="Heading1"/>
        <w:numPr>
          <w:ilvl w:val="0"/>
          <w:numId w:val="1"/>
        </w:numPr>
        <w:ind w:left="360"/>
      </w:pPr>
      <w:bookmarkStart w:id="12" w:name="_3rdcrjn"/>
      <w:bookmarkEnd w:id="12"/>
      <w:r>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77777777" w:rsidR="00AF7B85" w:rsidRDefault="000E71B2">
      <w:pPr>
        <w:pStyle w:val="Heading1"/>
        <w:numPr>
          <w:ilvl w:val="0"/>
          <w:numId w:val="1"/>
        </w:numPr>
        <w:ind w:left="360"/>
      </w:pPr>
      <w:r>
        <w:t>DATA AVAILABILITY</w:t>
      </w:r>
    </w:p>
    <w:p w14:paraId="5247A123"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hyperlink r:id="rId11" w:history="1">
        <w:r>
          <w:rPr>
            <w:rFonts w:ascii="Garamond" w:eastAsia="Garamond" w:hAnsi="Garamond" w:cs="Garamond"/>
            <w:color w:val="0000FF"/>
            <w:u w:val="single"/>
          </w:rPr>
          <w:t>https://github.com/alice-MacQueen/cdbn-home-away</w:t>
        </w:r>
      </w:hyperlink>
      <w:r>
        <w:rPr>
          <w:rFonts w:ascii="Garamond" w:eastAsia="Garamond" w:hAnsi="Garamond" w:cs="Garamond"/>
          <w:color w:val="000000"/>
        </w:rPr>
        <w:t>.</w:t>
      </w:r>
    </w:p>
    <w:p w14:paraId="20FD8E70" w14:textId="77777777" w:rsidR="00AF7B85" w:rsidRDefault="000E71B2">
      <w:pPr>
        <w:pStyle w:val="Heading1"/>
        <w:numPr>
          <w:ilvl w:val="0"/>
          <w:numId w:val="1"/>
        </w:numPr>
        <w:ind w:left="360"/>
      </w:pPr>
      <w:r>
        <w:t>AUTHOR CONTRIBUTIONS</w:t>
      </w:r>
    </w:p>
    <w:p w14:paraId="3A4E268B" w14:textId="77777777" w:rsidR="00AF7B85" w:rsidRDefault="000E71B2">
      <w:pPr>
        <w:pStyle w:val="Standard"/>
        <w:widowControl/>
        <w:spacing w:after="240" w:line="480" w:lineRule="auto"/>
        <w:ind w:firstLine="360"/>
      </w:pPr>
      <w:bookmarkStart w:id="13" w:name="_26in1rg"/>
      <w:bookmarkEnd w:id="13"/>
      <w:r>
        <w:rPr>
          <w:rFonts w:ascii="Garamond" w:eastAsia="Garamond" w:hAnsi="Garamond" w:cs="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77777777" w:rsidR="00AF7B85" w:rsidRDefault="000E71B2">
      <w:pPr>
        <w:pStyle w:val="Heading1"/>
        <w:numPr>
          <w:ilvl w:val="0"/>
          <w:numId w:val="1"/>
        </w:numPr>
        <w:ind w:left="360"/>
      </w:pPr>
      <w:r>
        <w:t>REFERENCES</w:t>
      </w:r>
    </w:p>
    <w:p w14:paraId="4AB0541C" w14:textId="77777777" w:rsidR="00AF7B85" w:rsidRDefault="000E71B2">
      <w:pPr>
        <w:pStyle w:val="Standard"/>
        <w:keepLines/>
        <w:widowControl/>
        <w:numPr>
          <w:ilvl w:val="0"/>
          <w:numId w:val="5"/>
        </w:numPr>
        <w:spacing w:after="240" w:line="240" w:lineRule="auto"/>
        <w:ind w:left="360"/>
      </w:pPr>
      <w:proofErr w:type="spellStart"/>
      <w:r>
        <w:rPr>
          <w:rFonts w:ascii="Garamond" w:eastAsia="Garamond" w:hAnsi="Garamond" w:cs="Garamond"/>
          <w:color w:val="000000"/>
          <w:shd w:val="clear" w:color="auto" w:fill="FFFFFF"/>
        </w:rPr>
        <w:t>Aphalo</w:t>
      </w:r>
      <w:proofErr w:type="spellEnd"/>
      <w:r>
        <w:rPr>
          <w:rFonts w:ascii="Garamond" w:eastAsia="Garamond" w:hAnsi="Garamond" w:cs="Garamond"/>
          <w:color w:val="000000"/>
          <w:shd w:val="clear" w:color="auto" w:fill="FFFFFF"/>
        </w:rPr>
        <w:t xml:space="preserve">, P. J. (2018). </w:t>
      </w:r>
      <w:proofErr w:type="spellStart"/>
      <w:r>
        <w:rPr>
          <w:rFonts w:ascii="Garamond" w:eastAsia="Garamond" w:hAnsi="Garamond" w:cs="Garamond"/>
          <w:color w:val="000000"/>
          <w:shd w:val="clear" w:color="auto" w:fill="FFFFFF"/>
        </w:rPr>
        <w:t>Ggpmisc</w:t>
      </w:r>
      <w:proofErr w:type="spellEnd"/>
      <w:r>
        <w:rPr>
          <w:rFonts w:ascii="Garamond" w:eastAsia="Garamond" w:hAnsi="Garamond" w:cs="Garamond"/>
          <w:color w:val="000000"/>
          <w:shd w:val="clear" w:color="auto" w:fill="FFFFFF"/>
        </w:rPr>
        <w:t>: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w:t>
      </w:r>
      <w:proofErr w:type="spellStart"/>
      <w:r>
        <w:rPr>
          <w:rFonts w:ascii="Garamond" w:eastAsia="Garamond" w:hAnsi="Garamond" w:cs="Garamond"/>
          <w:color w:val="000000"/>
          <w:shd w:val="clear" w:color="auto" w:fill="FFFFFF"/>
        </w:rPr>
        <w:t>Maechler</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Bolker</w:t>
      </w:r>
      <w:proofErr w:type="spellEnd"/>
      <w:r>
        <w:rPr>
          <w:rFonts w:ascii="Garamond" w:eastAsia="Garamond" w:hAnsi="Garamond" w:cs="Garamond"/>
          <w:color w:val="000000"/>
          <w:shd w:val="clear" w:color="auto" w:fill="FFFFFF"/>
        </w:rPr>
        <w:t xml:space="preserve">,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Bernardo R (2020) Breeding for quantitative traits in plants, 3rd </w:t>
      </w:r>
      <w:proofErr w:type="spellStart"/>
      <w:r>
        <w:rPr>
          <w:rFonts w:ascii="Garamond" w:eastAsia="Garamond" w:hAnsi="Garamond" w:cs="Garamond"/>
          <w:color w:val="000000"/>
          <w:shd w:val="clear" w:color="auto" w:fill="FFFFFF"/>
        </w:rPr>
        <w:t>edn</w:t>
      </w:r>
      <w:proofErr w:type="spellEnd"/>
      <w:r>
        <w:rPr>
          <w:rFonts w:ascii="Garamond" w:eastAsia="Garamond" w:hAnsi="Garamond" w:cs="Garamond"/>
          <w:color w:val="000000"/>
          <w:shd w:val="clear" w:color="auto" w:fill="FFFFFF"/>
        </w:rPr>
        <w:t>. Stemma Press, Woodbury, Minnesota</w:t>
      </w:r>
    </w:p>
    <w:p w14:paraId="7A13188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Bellucci, Elisa, Elena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Alberto </w:t>
      </w:r>
      <w:proofErr w:type="spellStart"/>
      <w:r>
        <w:rPr>
          <w:rFonts w:ascii="Garamond" w:eastAsia="Garamond" w:hAnsi="Garamond" w:cs="Garamond"/>
          <w:color w:val="000000"/>
          <w:shd w:val="clear" w:color="auto" w:fill="FFFFFF"/>
        </w:rPr>
        <w:t>Ferrarini</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Eleonora </w:t>
      </w:r>
      <w:proofErr w:type="spellStart"/>
      <w:r>
        <w:rPr>
          <w:rFonts w:ascii="Garamond" w:eastAsia="Garamond" w:hAnsi="Garamond" w:cs="Garamond"/>
          <w:color w:val="000000"/>
          <w:shd w:val="clear" w:color="auto" w:fill="FFFFFF"/>
        </w:rPr>
        <w:t>Biagetti</w:t>
      </w:r>
      <w:proofErr w:type="spellEnd"/>
      <w:r>
        <w:rPr>
          <w:rFonts w:ascii="Garamond" w:eastAsia="Garamond" w:hAnsi="Garamond" w:cs="Garamond"/>
          <w:color w:val="000000"/>
          <w:shd w:val="clear" w:color="auto" w:fill="FFFFFF"/>
        </w:rPr>
        <w:t xml:space="preserve">, Sebastian </w:t>
      </w:r>
      <w:proofErr w:type="spellStart"/>
      <w:r>
        <w:rPr>
          <w:rFonts w:ascii="Garamond" w:eastAsia="Garamond" w:hAnsi="Garamond" w:cs="Garamond"/>
          <w:color w:val="000000"/>
          <w:shd w:val="clear" w:color="auto" w:fill="FFFFFF"/>
        </w:rPr>
        <w:t>Klie</w:t>
      </w:r>
      <w:proofErr w:type="spellEnd"/>
      <w:r>
        <w:rPr>
          <w:rFonts w:ascii="Garamond" w:eastAsia="Garamond" w:hAnsi="Garamond" w:cs="Garamond"/>
          <w:color w:val="000000"/>
          <w:shd w:val="clear" w:color="auto" w:fill="FFFFFF"/>
        </w:rPr>
        <w:t xml:space="preserve">, Andrea </w:t>
      </w:r>
      <w:proofErr w:type="spellStart"/>
      <w:r>
        <w:rPr>
          <w:rFonts w:ascii="Garamond" w:eastAsia="Garamond" w:hAnsi="Garamond" w:cs="Garamond"/>
          <w:color w:val="000000"/>
          <w:shd w:val="clear" w:color="auto" w:fill="FFFFFF"/>
        </w:rPr>
        <w:t>Minio</w:t>
      </w:r>
      <w:proofErr w:type="spellEnd"/>
      <w:r>
        <w:rPr>
          <w:rFonts w:ascii="Garamond" w:eastAsia="Garamond" w:hAnsi="Garamond" w:cs="Garamond"/>
          <w:color w:val="000000"/>
          <w:shd w:val="clear" w:color="auto" w:fill="FFFFFF"/>
        </w:rPr>
        <w:t xml:space="preserve">, et al. 2014. Decreased Nucleotide and Expression Diversity and Modified </w:t>
      </w:r>
      <w:proofErr w:type="spellStart"/>
      <w:r>
        <w:rPr>
          <w:rFonts w:ascii="Garamond" w:eastAsia="Garamond" w:hAnsi="Garamond" w:cs="Garamond"/>
          <w:color w:val="000000"/>
          <w:shd w:val="clear" w:color="auto" w:fill="FFFFFF"/>
        </w:rPr>
        <w:t>Coexpression</w:t>
      </w:r>
      <w:proofErr w:type="spellEnd"/>
      <w:r>
        <w:rPr>
          <w:rFonts w:ascii="Garamond" w:eastAsia="Garamond" w:hAnsi="Garamond" w:cs="Garamond"/>
          <w:color w:val="000000"/>
          <w:shd w:val="clear" w:color="auto" w:fill="FFFFFF"/>
        </w:rPr>
        <w:t xml:space="preserve">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Elena, Elisa Bellucci, Alessandro Giardini, Domenico Rau, Monica Rodriguez, Eleonora </w:t>
      </w:r>
      <w:proofErr w:type="spellStart"/>
      <w:r>
        <w:rPr>
          <w:rFonts w:ascii="Garamond" w:eastAsia="Garamond" w:hAnsi="Garamond" w:cs="Garamond"/>
          <w:color w:val="000000"/>
          <w:shd w:val="clear" w:color="auto" w:fill="FFFFFF"/>
        </w:rPr>
        <w:t>Biagetti</w:t>
      </w:r>
      <w:proofErr w:type="spellEnd"/>
      <w:r>
        <w:rPr>
          <w:rFonts w:ascii="Garamond" w:eastAsia="Garamond" w:hAnsi="Garamond" w:cs="Garamond"/>
          <w:color w:val="000000"/>
          <w:shd w:val="clear" w:color="auto" w:fill="FFFFFF"/>
        </w:rPr>
        <w:t xml:space="preserve">, Rodolfo </w:t>
      </w:r>
      <w:proofErr w:type="spellStart"/>
      <w:r>
        <w:rPr>
          <w:rFonts w:ascii="Garamond" w:eastAsia="Garamond" w:hAnsi="Garamond" w:cs="Garamond"/>
          <w:color w:val="000000"/>
          <w:shd w:val="clear" w:color="auto" w:fill="FFFFFF"/>
        </w:rPr>
        <w:t>Santilocchi</w:t>
      </w:r>
      <w:proofErr w:type="spellEnd"/>
      <w:r>
        <w:rPr>
          <w:rFonts w:ascii="Garamond" w:eastAsia="Garamond" w:hAnsi="Garamond" w:cs="Garamond"/>
          <w:color w:val="000000"/>
          <w:shd w:val="clear" w:color="auto" w:fill="FFFFFF"/>
        </w:rPr>
        <w:t xml:space="preserve">, et al. 2013. Molecular Analysis of the Parallel Domestication of the Common Bean (Phaseolus Vulgaris) in Mesoamerica and the Andes. </w:t>
      </w:r>
      <w:r>
        <w:rPr>
          <w:rFonts w:ascii="Garamond" w:eastAsia="Garamond" w:hAnsi="Garamond" w:cs="Garamond"/>
          <w:i/>
          <w:color w:val="000000"/>
          <w:shd w:val="clear" w:color="auto" w:fill="FFFFFF"/>
        </w:rPr>
        <w:t>New Phytologist</w:t>
      </w:r>
      <w:r>
        <w:rPr>
          <w:rFonts w:ascii="Garamond" w:eastAsia="Garamond" w:hAnsi="Garamond" w:cs="Garamond"/>
          <w:color w:val="000000"/>
          <w:shd w:val="clear" w:color="auto" w:fill="FFFFFF"/>
        </w:rPr>
        <w:t xml:space="preserve"> 197 (1): 300–313.</w:t>
      </w:r>
    </w:p>
    <w:p w14:paraId="1E529DC8"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Elena, Laura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Elisa Bellucci, Monica Rossi, Alessandro Giardini, </w:t>
      </w:r>
      <w:proofErr w:type="spellStart"/>
      <w:r>
        <w:rPr>
          <w:rFonts w:ascii="Garamond" w:eastAsia="Garamond" w:hAnsi="Garamond" w:cs="Garamond"/>
          <w:color w:val="000000"/>
          <w:shd w:val="clear" w:color="auto" w:fill="FFFFFF"/>
        </w:rPr>
        <w:t>Pierluigi</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Spagnoletti</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Zeuli</w:t>
      </w:r>
      <w:proofErr w:type="spellEnd"/>
      <w:r>
        <w:rPr>
          <w:rFonts w:ascii="Garamond" w:eastAsia="Garamond" w:hAnsi="Garamond" w:cs="Garamond"/>
          <w:color w:val="000000"/>
          <w:shd w:val="clear" w:color="auto" w:fill="FFFFFF"/>
        </w:rPr>
        <w:t xml:space="preserve">, Giuseppina </w:t>
      </w:r>
      <w:proofErr w:type="spellStart"/>
      <w:r>
        <w:rPr>
          <w:rFonts w:ascii="Garamond" w:eastAsia="Garamond" w:hAnsi="Garamond" w:cs="Garamond"/>
          <w:color w:val="000000"/>
          <w:shd w:val="clear" w:color="auto" w:fill="FFFFFF"/>
        </w:rPr>
        <w:t>Logozzo</w:t>
      </w:r>
      <w:proofErr w:type="spellEnd"/>
      <w:r>
        <w:rPr>
          <w:rFonts w:ascii="Garamond" w:eastAsia="Garamond" w:hAnsi="Garamond" w:cs="Garamond"/>
          <w:color w:val="000000"/>
          <w:shd w:val="clear" w:color="auto" w:fill="FFFFFF"/>
        </w:rPr>
        <w:t xml:space="preserve">, et al. 2012. Mesoamerican Origin of the Common Bean (Phaseolus Vulgaris L.) Is Revealed by Sequence Data. </w:t>
      </w:r>
      <w:r>
        <w:rPr>
          <w:rFonts w:ascii="Garamond" w:eastAsia="Garamond" w:hAnsi="Garamond" w:cs="Garamond"/>
          <w:i/>
          <w:color w:val="000000"/>
          <w:shd w:val="clear" w:color="auto" w:fill="FFFFFF"/>
        </w:rPr>
        <w:t>Proceedings of the National Academy of Sciences</w:t>
      </w:r>
      <w:r>
        <w:rPr>
          <w:rFonts w:ascii="Garamond" w:eastAsia="Garamond" w:hAnsi="Garamond" w:cs="Garamond"/>
          <w:color w:val="000000"/>
          <w:shd w:val="clear" w:color="auto" w:fill="FFFFFF"/>
        </w:rPr>
        <w:t xml:space="preserve"> 109 (14): E788–96. https://doi.org/10.1073/pnas.1108973109.</w:t>
      </w:r>
    </w:p>
    <w:p w14:paraId="627BC4A4"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Bivand</w:t>
      </w:r>
      <w:proofErr w:type="spellEnd"/>
      <w:r>
        <w:rPr>
          <w:rFonts w:ascii="Garamond" w:eastAsia="Garamond" w:hAnsi="Garamond" w:cs="Garamond"/>
          <w:color w:val="000000"/>
          <w:shd w:val="clear" w:color="auto" w:fill="FFFFFF"/>
        </w:rPr>
        <w:t xml:space="preserve">, R. S.,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xml:space="preserve">, E. J., Gomez-Rubio, V., &amp;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E. J. 2013. Applied spatial data analysis with R (Vol. 2). New York: Spring</w:t>
      </w:r>
    </w:p>
    <w:p w14:paraId="4133B04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 xml:space="preserve">Botero, C. A., </w:t>
      </w:r>
      <w:proofErr w:type="spellStart"/>
      <w:r>
        <w:rPr>
          <w:rFonts w:ascii="Garamond" w:eastAsia="Garamond" w:hAnsi="Garamond" w:cs="Garamond"/>
          <w:color w:val="000000"/>
        </w:rPr>
        <w:t>Weissing</w:t>
      </w:r>
      <w:proofErr w:type="spellEnd"/>
      <w:r>
        <w:rPr>
          <w:rFonts w:ascii="Garamond" w:eastAsia="Garamond" w:hAnsi="Garamond" w:cs="Garamond"/>
          <w:color w:val="000000"/>
        </w:rPr>
        <w:t xml:space="preserve">, F. J., Wright, J., &amp; Rubenstein, D. R. 2015. Evolutionary tipping points in the capacity to adapt to environmental change. </w:t>
      </w:r>
      <w:r>
        <w:rPr>
          <w:rFonts w:ascii="Garamond" w:eastAsia="Garamond" w:hAnsi="Garamond" w:cs="Garamond"/>
          <w:i/>
          <w:color w:val="000000"/>
        </w:rPr>
        <w:t>Proceedings of the National Academy of Sciences</w:t>
      </w:r>
      <w:r>
        <w:rPr>
          <w:rFonts w:ascii="Garamond" w:eastAsia="Garamond" w:hAnsi="Garamond" w:cs="Garamond"/>
          <w:color w:val="000000"/>
        </w:rPr>
        <w:t>, 112(1), 184-189.</w:t>
      </w:r>
    </w:p>
    <w:p w14:paraId="76FD7DE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Eckert, C. G., Kalisz, S., Geber, M. A., Sargent, R., Elle, E., </w:t>
      </w:r>
      <w:proofErr w:type="spellStart"/>
      <w:r>
        <w:rPr>
          <w:rFonts w:ascii="Garamond" w:eastAsia="Garamond" w:hAnsi="Garamond" w:cs="Garamond"/>
          <w:color w:val="000000"/>
          <w:shd w:val="clear" w:color="auto" w:fill="FFFFFF"/>
        </w:rPr>
        <w:t>Cheptou</w:t>
      </w:r>
      <w:proofErr w:type="spellEnd"/>
      <w:r>
        <w:rPr>
          <w:rFonts w:ascii="Garamond" w:eastAsia="Garamond" w:hAnsi="Garamond" w:cs="Garamond"/>
          <w:color w:val="000000"/>
          <w:shd w:val="clear" w:color="auto" w:fill="FFFFFF"/>
        </w:rPr>
        <w:t>, P. O., ... &amp; Winn, A. A. (2010). Plant mating systems in a changing world</w:t>
      </w:r>
      <w:r>
        <w:rPr>
          <w:rFonts w:ascii="Garamond" w:eastAsia="Garamond" w:hAnsi="Garamond" w:cs="Garamond"/>
          <w:i/>
          <w:color w:val="000000"/>
          <w:shd w:val="clear" w:color="auto" w:fill="FFFFFF"/>
        </w:rPr>
        <w:t>. Trends in Ecology &amp; Evolution</w:t>
      </w:r>
      <w:r>
        <w:rPr>
          <w:rFonts w:ascii="Garamond" w:eastAsia="Garamond" w:hAnsi="Garamond" w:cs="Garamond"/>
          <w:color w:val="000000"/>
          <w:shd w:val="clear" w:color="auto" w:fill="FFFFFF"/>
        </w:rPr>
        <w:t>, 25(1), 35-43.</w:t>
      </w:r>
    </w:p>
    <w:p w14:paraId="75D52F3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Ewing, P. M., Runck, B. C., </w:t>
      </w:r>
      <w:proofErr w:type="spellStart"/>
      <w:r>
        <w:rPr>
          <w:rFonts w:ascii="Garamond" w:eastAsia="Garamond" w:hAnsi="Garamond" w:cs="Garamond"/>
          <w:color w:val="000000"/>
          <w:shd w:val="clear" w:color="auto" w:fill="FFFFFF"/>
        </w:rPr>
        <w:t>Kono</w:t>
      </w:r>
      <w:proofErr w:type="spellEnd"/>
      <w:r>
        <w:rPr>
          <w:rFonts w:ascii="Garamond" w:eastAsia="Garamond" w:hAnsi="Garamond" w:cs="Garamond"/>
          <w:color w:val="000000"/>
          <w:shd w:val="clear" w:color="auto" w:fill="FFFFFF"/>
        </w:rPr>
        <w:t xml:space="preserve">, T. Y., Kantar, M. B. (2019). The home field advantage of modern plant breeding. </w:t>
      </w:r>
      <w:proofErr w:type="spellStart"/>
      <w:r>
        <w:rPr>
          <w:rFonts w:ascii="Garamond" w:eastAsia="Garamond" w:hAnsi="Garamond" w:cs="Garamond"/>
          <w:i/>
          <w:color w:val="000000"/>
          <w:shd w:val="clear" w:color="auto" w:fill="FFFFFF"/>
        </w:rPr>
        <w:t>PloS</w:t>
      </w:r>
      <w:proofErr w:type="spellEnd"/>
      <w:r>
        <w:rPr>
          <w:rFonts w:ascii="Garamond" w:eastAsia="Garamond" w:hAnsi="Garamond" w:cs="Garamond"/>
          <w:i/>
          <w:color w:val="000000"/>
          <w:shd w:val="clear" w:color="auto" w:fill="FFFFFF"/>
        </w:rPr>
        <w:t xml:space="preserve"> one</w:t>
      </w:r>
      <w:r>
        <w:rPr>
          <w:rFonts w:ascii="Garamond" w:eastAsia="Garamond" w:hAnsi="Garamond" w:cs="Garamond"/>
          <w:color w:val="000000"/>
          <w:shd w:val="clear" w:color="auto" w:fill="FFFFFF"/>
        </w:rPr>
        <w:t>, 14(12), e0227079.</w:t>
      </w:r>
    </w:p>
    <w:p w14:paraId="0E8202E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hyperlink r:id="rId12" w:history="1">
        <w:r>
          <w:rPr>
            <w:rFonts w:ascii="Garamond" w:eastAsia="Garamond" w:hAnsi="Garamond" w:cs="Garamond"/>
            <w:color w:val="000000"/>
            <w:shd w:val="clear" w:color="auto" w:fill="FFFFFF"/>
          </w:rPr>
          <w:t xml:space="preserve"> </w:t>
        </w:r>
      </w:hyperlink>
      <w:hyperlink r:id="rId13" w:history="1">
        <w:r>
          <w:rPr>
            <w:rFonts w:ascii="Garamond" w:eastAsia="Garamond" w:hAnsi="Garamond" w:cs="Garamond"/>
            <w:color w:val="000000"/>
            <w:u w:val="single"/>
            <w:shd w:val="clear" w:color="auto" w:fill="FFFFFF"/>
          </w:rPr>
          <w:t>http://faostat3.fao.org/</w:t>
        </w:r>
      </w:hyperlink>
    </w:p>
    <w:p w14:paraId="2CB6971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Farid, M., Earl, H. J., </w:t>
      </w:r>
      <w:proofErr w:type="spellStart"/>
      <w:r>
        <w:rPr>
          <w:rFonts w:ascii="Garamond" w:eastAsia="Garamond" w:hAnsi="Garamond" w:cs="Garamond"/>
          <w:color w:val="000000"/>
          <w:shd w:val="clear" w:color="auto" w:fill="FFFFFF"/>
        </w:rPr>
        <w:t>Pauls</w:t>
      </w:r>
      <w:proofErr w:type="spellEnd"/>
      <w:r>
        <w:rPr>
          <w:rFonts w:ascii="Garamond" w:eastAsia="Garamond" w:hAnsi="Garamond" w:cs="Garamond"/>
          <w:color w:val="000000"/>
          <w:shd w:val="clear" w:color="auto" w:fill="FFFFFF"/>
        </w:rPr>
        <w:t xml:space="preserve">, K. P., &amp; </w:t>
      </w:r>
      <w:proofErr w:type="spellStart"/>
      <w:r>
        <w:rPr>
          <w:rFonts w:ascii="Garamond" w:eastAsia="Garamond" w:hAnsi="Garamond" w:cs="Garamond"/>
          <w:color w:val="000000"/>
          <w:shd w:val="clear" w:color="auto" w:fill="FFFFFF"/>
        </w:rPr>
        <w:t>Navabi</w:t>
      </w:r>
      <w:proofErr w:type="spellEnd"/>
      <w:r>
        <w:rPr>
          <w:rFonts w:ascii="Garamond" w:eastAsia="Garamond" w:hAnsi="Garamond" w:cs="Garamond"/>
          <w:color w:val="000000"/>
          <w:shd w:val="clear" w:color="auto" w:fill="FFFFFF"/>
        </w:rPr>
        <w:t xml:space="preserve">, A. (2017). Response to selection for improved nitrogen fixation in common bean (Phaseolus vulgaris L.). </w:t>
      </w:r>
      <w:proofErr w:type="spellStart"/>
      <w:r>
        <w:rPr>
          <w:rFonts w:ascii="Garamond" w:eastAsia="Garamond" w:hAnsi="Garamond" w:cs="Garamond"/>
          <w:color w:val="000000"/>
          <w:shd w:val="clear" w:color="auto" w:fill="FFFFFF"/>
        </w:rPr>
        <w:t>Euphytica</w:t>
      </w:r>
      <w:proofErr w:type="spellEnd"/>
      <w:r>
        <w:rPr>
          <w:rFonts w:ascii="Garamond" w:eastAsia="Garamond" w:hAnsi="Garamond" w:cs="Garamond"/>
          <w:color w:val="000000"/>
          <w:shd w:val="clear" w:color="auto" w:fill="FFFFFF"/>
        </w:rPr>
        <w:t>, 213(4), 99.</w:t>
      </w:r>
    </w:p>
    <w:p w14:paraId="73CE024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Feldman, M. W., and R. C. </w:t>
      </w:r>
      <w:proofErr w:type="spellStart"/>
      <w:r>
        <w:rPr>
          <w:rFonts w:ascii="Garamond" w:eastAsia="Garamond" w:hAnsi="Garamond" w:cs="Garamond"/>
          <w:color w:val="000000"/>
          <w:shd w:val="clear" w:color="auto" w:fill="FFFFFF"/>
        </w:rPr>
        <w:t>Lewontin</w:t>
      </w:r>
      <w:proofErr w:type="spellEnd"/>
      <w:r>
        <w:rPr>
          <w:rFonts w:ascii="Garamond" w:eastAsia="Garamond" w:hAnsi="Garamond" w:cs="Garamond"/>
          <w:color w:val="000000"/>
          <w:shd w:val="clear" w:color="auto" w:fill="FFFFFF"/>
        </w:rPr>
        <w:t xml:space="preserve">.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Finlay KW, Wilkinson GN. The analysis of adaptation in a plant-breeding </w:t>
      </w:r>
      <w:proofErr w:type="spellStart"/>
      <w:r>
        <w:rPr>
          <w:rFonts w:ascii="Garamond" w:eastAsia="Garamond" w:hAnsi="Garamond" w:cs="Garamond"/>
          <w:color w:val="000000"/>
          <w:shd w:val="clear" w:color="auto" w:fill="FFFFFF"/>
        </w:rPr>
        <w:t>programme</w:t>
      </w:r>
      <w:proofErr w:type="spellEnd"/>
      <w:r>
        <w:rPr>
          <w:rFonts w:ascii="Garamond" w:eastAsia="Garamond" w:hAnsi="Garamond" w:cs="Garamond"/>
          <w:color w:val="000000"/>
          <w:shd w:val="clear" w:color="auto" w:fill="FFFFFF"/>
        </w:rPr>
        <w:t>. Australian journal of agricultural research. 1963;14(6):742–54.</w:t>
      </w:r>
    </w:p>
    <w:p w14:paraId="1289569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Pr>
          <w:rFonts w:ascii="Garamond" w:eastAsia="Garamond" w:hAnsi="Garamond" w:cs="Garamond"/>
          <w:color w:val="000000"/>
          <w:shd w:val="clear" w:color="auto" w:fill="FFFFFF"/>
        </w:rPr>
        <w:t>, 9-18.</w:t>
      </w:r>
    </w:p>
    <w:p w14:paraId="39CC46D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Fox, John, &amp; Weisberg, Sanford. (2019). An {R} Companion to Applied Regression, Third Edition. Thousand Oaks CA: Sage. URL: </w:t>
      </w:r>
      <w:hyperlink r:id="rId14" w:history="1">
        <w:r>
          <w:rPr>
            <w:rFonts w:ascii="Garamond" w:eastAsia="Garamond" w:hAnsi="Garamond" w:cs="Garamond"/>
            <w:color w:val="0000FF"/>
            <w:u w:val="single"/>
            <w:shd w:val="clear" w:color="auto" w:fill="FFFFFF"/>
          </w:rPr>
          <w:t>https://socialsciences.mcmaster.ca/jfox/Books/Companion/</w:t>
        </w:r>
      </w:hyperlink>
    </w:p>
    <w:p w14:paraId="6CC64101"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lastRenderedPageBreak/>
        <w:t>Furrer</w:t>
      </w:r>
      <w:proofErr w:type="spellEnd"/>
      <w:r>
        <w:rPr>
          <w:rFonts w:ascii="Garamond" w:eastAsia="Garamond" w:hAnsi="Garamond" w:cs="Garamond"/>
          <w:color w:val="000000"/>
          <w:shd w:val="clear" w:color="auto" w:fill="FFFFFF"/>
        </w:rPr>
        <w:t xml:space="preserve">, R.,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xml:space="preserve">, D., </w:t>
      </w:r>
      <w:proofErr w:type="spellStart"/>
      <w:r>
        <w:rPr>
          <w:rFonts w:ascii="Garamond" w:eastAsia="Garamond" w:hAnsi="Garamond" w:cs="Garamond"/>
          <w:color w:val="000000"/>
          <w:shd w:val="clear" w:color="auto" w:fill="FFFFFF"/>
        </w:rPr>
        <w:t>Sain</w:t>
      </w:r>
      <w:proofErr w:type="spellEnd"/>
      <w:r>
        <w:rPr>
          <w:rFonts w:ascii="Garamond" w:eastAsia="Garamond" w:hAnsi="Garamond" w:cs="Garamond"/>
          <w:color w:val="000000"/>
          <w:shd w:val="clear" w:color="auto" w:fill="FFFFFF"/>
        </w:rPr>
        <w:t xml:space="preserve">, S., &amp; </w:t>
      </w:r>
      <w:proofErr w:type="spellStart"/>
      <w:r>
        <w:rPr>
          <w:rFonts w:ascii="Garamond" w:eastAsia="Garamond" w:hAnsi="Garamond" w:cs="Garamond"/>
          <w:color w:val="000000"/>
          <w:shd w:val="clear" w:color="auto" w:fill="FFFFFF"/>
        </w:rPr>
        <w:t>Nychka</w:t>
      </w:r>
      <w:proofErr w:type="spellEnd"/>
      <w:r>
        <w:rPr>
          <w:rFonts w:ascii="Garamond" w:eastAsia="Garamond" w:hAnsi="Garamond" w:cs="Garamond"/>
          <w:color w:val="000000"/>
          <w:shd w:val="clear" w:color="auto" w:fill="FFFFFF"/>
        </w:rPr>
        <w:t>, M. D. (2009). Package ‘</w:t>
      </w:r>
      <w:proofErr w:type="gramStart"/>
      <w:r>
        <w:rPr>
          <w:rFonts w:ascii="Garamond" w:eastAsia="Garamond" w:hAnsi="Garamond" w:cs="Garamond"/>
          <w:color w:val="000000"/>
          <w:shd w:val="clear" w:color="auto" w:fill="FFFFFF"/>
        </w:rPr>
        <w:t>fields’</w:t>
      </w:r>
      <w:proofErr w:type="gramEnd"/>
      <w:r>
        <w:rPr>
          <w:rFonts w:ascii="Garamond" w:eastAsia="Garamond" w:hAnsi="Garamond" w:cs="Garamond"/>
          <w:color w:val="000000"/>
          <w:shd w:val="clear" w:color="auto" w:fill="FFFFFF"/>
        </w:rPr>
        <w:t xml:space="preserve">. R Foundation for Statistical Computing, Vienna, Austria. http://www. </w:t>
      </w:r>
      <w:proofErr w:type="spellStart"/>
      <w:r>
        <w:rPr>
          <w:rFonts w:ascii="Garamond" w:eastAsia="Garamond" w:hAnsi="Garamond" w:cs="Garamond"/>
          <w:color w:val="000000"/>
          <w:shd w:val="clear" w:color="auto" w:fill="FFFFFF"/>
        </w:rPr>
        <w:t>idg</w:t>
      </w:r>
      <w:proofErr w:type="spellEnd"/>
      <w:r>
        <w:rPr>
          <w:rFonts w:ascii="Garamond" w:eastAsia="Garamond" w:hAnsi="Garamond" w:cs="Garamond"/>
          <w:color w:val="000000"/>
          <w:shd w:val="clear" w:color="auto" w:fill="FFFFFF"/>
        </w:rPr>
        <w:t>. pl/mirrors/CRAN/web/packages/fields/fields. pdf (last accessed 22 December 2012).</w:t>
      </w:r>
    </w:p>
    <w:p w14:paraId="0CB8A539"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xml:space="preserve">, P., T. C. Osborn, K. </w:t>
      </w:r>
      <w:proofErr w:type="spellStart"/>
      <w:r>
        <w:rPr>
          <w:rFonts w:ascii="Garamond" w:eastAsia="Garamond" w:hAnsi="Garamond" w:cs="Garamond"/>
          <w:color w:val="000000"/>
          <w:shd w:val="clear" w:color="auto" w:fill="FFFFFF"/>
        </w:rPr>
        <w:t>Rashka</w:t>
      </w:r>
      <w:proofErr w:type="spellEnd"/>
      <w:r>
        <w:rPr>
          <w:rFonts w:ascii="Garamond" w:eastAsia="Garamond" w:hAnsi="Garamond" w:cs="Garamond"/>
          <w:color w:val="000000"/>
          <w:shd w:val="clear" w:color="auto" w:fill="FFFFFF"/>
        </w:rPr>
        <w:t xml:space="preserve">, and F. A. Bliss. 1986. </w:t>
      </w:r>
      <w:proofErr w:type="spellStart"/>
      <w:r>
        <w:rPr>
          <w:rFonts w:ascii="Garamond" w:eastAsia="Garamond" w:hAnsi="Garamond" w:cs="Garamond"/>
          <w:color w:val="000000"/>
          <w:shd w:val="clear" w:color="auto" w:fill="FFFFFF"/>
        </w:rPr>
        <w:t>Phaseolin</w:t>
      </w:r>
      <w:proofErr w:type="spellEnd"/>
      <w:r>
        <w:rPr>
          <w:rFonts w:ascii="Garamond" w:eastAsia="Garamond" w:hAnsi="Garamond" w:cs="Garamond"/>
          <w:color w:val="000000"/>
          <w:shd w:val="clear" w:color="auto" w:fill="FFFFFF"/>
        </w:rPr>
        <w:t xml:space="preserve">-Protein Variability in Wild Forms and Landraces of the Common Bean (Phaseolus Vulgaris): Evidence for Multiple Centers of Domestication. </w:t>
      </w:r>
      <w:r>
        <w:rPr>
          <w:rFonts w:ascii="Garamond" w:eastAsia="Garamond" w:hAnsi="Garamond" w:cs="Garamond"/>
          <w:i/>
          <w:color w:val="000000"/>
          <w:shd w:val="clear" w:color="auto" w:fill="FFFFFF"/>
        </w:rPr>
        <w:t>Economic Botany</w:t>
      </w:r>
      <w:r>
        <w:rPr>
          <w:rFonts w:ascii="Garamond" w:eastAsia="Garamond" w:hAnsi="Garamond" w:cs="Garamond"/>
          <w:color w:val="000000"/>
          <w:shd w:val="clear" w:color="auto" w:fill="FFFFFF"/>
        </w:rPr>
        <w:t xml:space="preserve"> 40 (4): 451–68. https://doi.org/10.1007/BF02859659.</w:t>
      </w:r>
    </w:p>
    <w:p w14:paraId="22A737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Gray, Melissa M., Julie M. </w:t>
      </w:r>
      <w:proofErr w:type="spellStart"/>
      <w:r>
        <w:rPr>
          <w:rFonts w:ascii="Garamond" w:eastAsia="Garamond" w:hAnsi="Garamond" w:cs="Garamond"/>
          <w:color w:val="000000"/>
          <w:shd w:val="clear" w:color="auto" w:fill="FFFFFF"/>
        </w:rPr>
        <w:t>Granka</w:t>
      </w:r>
      <w:proofErr w:type="spellEnd"/>
      <w:r>
        <w:rPr>
          <w:rFonts w:ascii="Garamond" w:eastAsia="Garamond" w:hAnsi="Garamond" w:cs="Garamond"/>
          <w:color w:val="000000"/>
          <w:shd w:val="clear" w:color="auto" w:fill="FFFFFF"/>
        </w:rPr>
        <w:t>, Carlos D. Bustamante, Nathan B. Sutter, Adam R. Boyko, Lan Zhu, Elaine A. Ostrander, and Robert K. Wayne. 2009. Linkage Disequilibrium and Demographic History of Wild and Domestic Canids. Genetics 181 (4): 1493–1505. https://doi.org/10.1534/genetics.108.098830.</w:t>
      </w:r>
    </w:p>
    <w:p w14:paraId="041760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w:t>
      </w:r>
      <w:proofErr w:type="spellStart"/>
      <w:r>
        <w:rPr>
          <w:rFonts w:ascii="Garamond" w:eastAsia="Garamond" w:hAnsi="Garamond" w:cs="Garamond"/>
          <w:color w:val="000000"/>
          <w:shd w:val="clear" w:color="auto" w:fill="FFFFFF"/>
        </w:rPr>
        <w:t>Ary</w:t>
      </w:r>
      <w:proofErr w:type="spellEnd"/>
      <w:r>
        <w:rPr>
          <w:rFonts w:ascii="Garamond" w:eastAsia="Garamond" w:hAnsi="Garamond" w:cs="Garamond"/>
          <w:color w:val="000000"/>
          <w:shd w:val="clear" w:color="auto" w:fill="FFFFFF"/>
        </w:rPr>
        <w:t xml:space="preserve"> A., and Miriam J. </w:t>
      </w:r>
      <w:proofErr w:type="spellStart"/>
      <w:r>
        <w:rPr>
          <w:rFonts w:ascii="Garamond" w:eastAsia="Garamond" w:hAnsi="Garamond" w:cs="Garamond"/>
          <w:color w:val="000000"/>
          <w:shd w:val="clear" w:color="auto" w:fill="FFFFFF"/>
        </w:rPr>
        <w:t>Hercus</w:t>
      </w:r>
      <w:proofErr w:type="spellEnd"/>
      <w:r>
        <w:rPr>
          <w:rFonts w:ascii="Garamond" w:eastAsia="Garamond" w:hAnsi="Garamond" w:cs="Garamond"/>
          <w:color w:val="000000"/>
          <w:shd w:val="clear" w:color="auto" w:fill="FFFFFF"/>
        </w:rPr>
        <w:t xml:space="preserve">. 2000. Environmental Stress as an Evolutionary Force. </w:t>
      </w:r>
      <w:proofErr w:type="spellStart"/>
      <w:r>
        <w:rPr>
          <w:rFonts w:ascii="Garamond" w:eastAsia="Garamond" w:hAnsi="Garamond" w:cs="Garamond"/>
          <w:i/>
          <w:color w:val="000000"/>
          <w:shd w:val="clear" w:color="auto" w:fill="FFFFFF"/>
        </w:rPr>
        <w:t>BioScience</w:t>
      </w:r>
      <w:proofErr w:type="spellEnd"/>
      <w:r>
        <w:rPr>
          <w:rFonts w:ascii="Garamond" w:eastAsia="Garamond" w:hAnsi="Garamond" w:cs="Garamond"/>
          <w:color w:val="000000"/>
          <w:shd w:val="clear" w:color="auto" w:fill="FFFFFF"/>
        </w:rPr>
        <w:t xml:space="preserve"> 50 (3): 217–26. https://doi.org/10.1641/0006-3568(2000)050[</w:t>
      </w:r>
      <w:proofErr w:type="gramStart"/>
      <w:r>
        <w:rPr>
          <w:rFonts w:ascii="Garamond" w:eastAsia="Garamond" w:hAnsi="Garamond" w:cs="Garamond"/>
          <w:color w:val="000000"/>
          <w:shd w:val="clear" w:color="auto" w:fill="FFFFFF"/>
        </w:rPr>
        <w:t>0217:ESAAEF</w:t>
      </w:r>
      <w:proofErr w:type="gramEnd"/>
      <w:r>
        <w:rPr>
          <w:rFonts w:ascii="Garamond" w:eastAsia="Garamond" w:hAnsi="Garamond" w:cs="Garamond"/>
          <w:color w:val="000000"/>
          <w:shd w:val="clear" w:color="auto" w:fill="FFFFFF"/>
        </w:rPr>
        <w:t>]2.3.CO;2.</w:t>
      </w:r>
    </w:p>
    <w:p w14:paraId="0FE74719"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w:t>
      </w:r>
      <w:proofErr w:type="spellStart"/>
      <w:r>
        <w:rPr>
          <w:rFonts w:ascii="Garamond" w:eastAsia="Garamond" w:hAnsi="Garamond" w:cs="Garamond"/>
          <w:color w:val="000000"/>
          <w:shd w:val="clear" w:color="auto" w:fill="FFFFFF"/>
        </w:rPr>
        <w:t>Ary</w:t>
      </w:r>
      <w:proofErr w:type="spellEnd"/>
      <w:r>
        <w:rPr>
          <w:rFonts w:ascii="Garamond" w:eastAsia="Garamond" w:hAnsi="Garamond" w:cs="Garamond"/>
          <w:color w:val="000000"/>
          <w:shd w:val="clear" w:color="auto" w:fill="FFFFFF"/>
        </w:rPr>
        <w:t xml:space="preserve"> A., and </w:t>
      </w:r>
      <w:proofErr w:type="spellStart"/>
      <w:r>
        <w:rPr>
          <w:rFonts w:ascii="Garamond" w:eastAsia="Garamond" w:hAnsi="Garamond" w:cs="Garamond"/>
          <w:color w:val="000000"/>
          <w:shd w:val="clear" w:color="auto" w:fill="FFFFFF"/>
        </w:rPr>
        <w:t>Juha</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Merilä</w:t>
      </w:r>
      <w:proofErr w:type="spellEnd"/>
      <w:r>
        <w:rPr>
          <w:rFonts w:ascii="Garamond" w:eastAsia="Garamond" w:hAnsi="Garamond" w:cs="Garamond"/>
          <w:color w:val="000000"/>
          <w:shd w:val="clear" w:color="auto" w:fill="FFFFFF"/>
        </w:rPr>
        <w:t xml:space="preserve">. 1999. Heritable Variation and Evolution under </w:t>
      </w:r>
      <w:proofErr w:type="spellStart"/>
      <w:r>
        <w:rPr>
          <w:rFonts w:ascii="Garamond" w:eastAsia="Garamond" w:hAnsi="Garamond" w:cs="Garamond"/>
          <w:color w:val="000000"/>
          <w:shd w:val="clear" w:color="auto" w:fill="FFFFFF"/>
        </w:rPr>
        <w:t>Favourable</w:t>
      </w:r>
      <w:proofErr w:type="spellEnd"/>
      <w:r>
        <w:rPr>
          <w:rFonts w:ascii="Garamond" w:eastAsia="Garamond" w:hAnsi="Garamond" w:cs="Garamond"/>
          <w:color w:val="000000"/>
          <w:shd w:val="clear" w:color="auto" w:fill="FFFFFF"/>
        </w:rPr>
        <w:t xml:space="preserve"> and </w:t>
      </w:r>
      <w:proofErr w:type="spellStart"/>
      <w:r>
        <w:rPr>
          <w:rFonts w:ascii="Garamond" w:eastAsia="Garamond" w:hAnsi="Garamond" w:cs="Garamond"/>
          <w:color w:val="000000"/>
          <w:shd w:val="clear" w:color="auto" w:fill="FFFFFF"/>
        </w:rPr>
        <w:t>Unfavourable</w:t>
      </w:r>
      <w:proofErr w:type="spellEnd"/>
      <w:r>
        <w:rPr>
          <w:rFonts w:ascii="Garamond" w:eastAsia="Garamond" w:hAnsi="Garamond" w:cs="Garamond"/>
          <w:color w:val="000000"/>
          <w:shd w:val="clear" w:color="auto" w:fill="FFFFFF"/>
        </w:rPr>
        <w:t xml:space="preserv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Hurtado-Gonzales, O. P., </w:t>
      </w:r>
      <w:proofErr w:type="spellStart"/>
      <w:r>
        <w:rPr>
          <w:rFonts w:ascii="Garamond" w:eastAsia="Garamond" w:hAnsi="Garamond" w:cs="Garamond"/>
          <w:color w:val="000000"/>
          <w:shd w:val="clear" w:color="auto" w:fill="FFFFFF"/>
        </w:rPr>
        <w:t>Valentini</w:t>
      </w:r>
      <w:proofErr w:type="spellEnd"/>
      <w:r>
        <w:rPr>
          <w:rFonts w:ascii="Garamond" w:eastAsia="Garamond" w:hAnsi="Garamond" w:cs="Garamond"/>
          <w:color w:val="000000"/>
          <w:shd w:val="clear" w:color="auto" w:fill="FFFFFF"/>
        </w:rPr>
        <w:t xml:space="preserve">, G., </w:t>
      </w:r>
      <w:proofErr w:type="spellStart"/>
      <w:r>
        <w:rPr>
          <w:rFonts w:ascii="Garamond" w:eastAsia="Garamond" w:hAnsi="Garamond" w:cs="Garamond"/>
          <w:color w:val="000000"/>
          <w:shd w:val="clear" w:color="auto" w:fill="FFFFFF"/>
        </w:rPr>
        <w:t>Gilio</w:t>
      </w:r>
      <w:proofErr w:type="spellEnd"/>
      <w:r>
        <w:rPr>
          <w:rFonts w:ascii="Garamond" w:eastAsia="Garamond" w:hAnsi="Garamond" w:cs="Garamond"/>
          <w:color w:val="000000"/>
          <w:shd w:val="clear" w:color="auto" w:fill="FFFFFF"/>
        </w:rPr>
        <w:t>, T. A., Martins, A. M., Song, Q., &amp; Pastor-Corrales, M. A. (2017). Fine mapping of Ur-3, a historically important rust resistance locus in common bean. G3: Genes, Genomes, Genetics, 7(2), 557-569.</w:t>
      </w:r>
    </w:p>
    <w:p w14:paraId="150F53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Kaplan, L. 1965. Archeology and domestication in American Phaseolus (beans). Econ. Bot 19(4):358-368. doi:10.1007/BF02904806</w:t>
      </w:r>
    </w:p>
    <w:p w14:paraId="081178A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Kelly, J. D., 2001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Kraft, K. H., Brown, C. H., </w:t>
      </w:r>
      <w:proofErr w:type="spellStart"/>
      <w:r>
        <w:rPr>
          <w:rFonts w:ascii="Garamond" w:eastAsia="Garamond" w:hAnsi="Garamond" w:cs="Garamond"/>
          <w:color w:val="000000"/>
          <w:shd w:val="clear" w:color="auto" w:fill="FFFFFF"/>
        </w:rPr>
        <w:t>Nabhan</w:t>
      </w:r>
      <w:proofErr w:type="spellEnd"/>
      <w:r>
        <w:rPr>
          <w:rFonts w:ascii="Garamond" w:eastAsia="Garamond" w:hAnsi="Garamond" w:cs="Garamond"/>
          <w:color w:val="000000"/>
          <w:shd w:val="clear" w:color="auto" w:fill="FFFFFF"/>
        </w:rPr>
        <w:t xml:space="preserve">, G. P., </w:t>
      </w:r>
      <w:proofErr w:type="spellStart"/>
      <w:r>
        <w:rPr>
          <w:rFonts w:ascii="Garamond" w:eastAsia="Garamond" w:hAnsi="Garamond" w:cs="Garamond"/>
          <w:color w:val="000000"/>
          <w:shd w:val="clear" w:color="auto" w:fill="FFFFFF"/>
        </w:rPr>
        <w:t>Luedeling</w:t>
      </w:r>
      <w:proofErr w:type="spellEnd"/>
      <w:r>
        <w:rPr>
          <w:rFonts w:ascii="Garamond" w:eastAsia="Garamond" w:hAnsi="Garamond" w:cs="Garamond"/>
          <w:color w:val="000000"/>
          <w:shd w:val="clear" w:color="auto" w:fill="FFFFFF"/>
        </w:rPr>
        <w:t xml:space="preserve">, E., Ruiz, J. D. J. L., </w:t>
      </w:r>
      <w:proofErr w:type="spellStart"/>
      <w:r>
        <w:rPr>
          <w:rFonts w:ascii="Garamond" w:eastAsia="Garamond" w:hAnsi="Garamond" w:cs="Garamond"/>
          <w:color w:val="000000"/>
          <w:shd w:val="clear" w:color="auto" w:fill="FFFFFF"/>
        </w:rPr>
        <w:t>d’Eeckenbrugge</w:t>
      </w:r>
      <w:proofErr w:type="spellEnd"/>
      <w:r>
        <w:rPr>
          <w:rFonts w:ascii="Garamond" w:eastAsia="Garamond" w:hAnsi="Garamond" w:cs="Garamond"/>
          <w:color w:val="000000"/>
          <w:shd w:val="clear" w:color="auto" w:fill="FFFFFF"/>
        </w:rPr>
        <w:t xml:space="preserve">, G. C., </w:t>
      </w:r>
      <w:proofErr w:type="gramStart"/>
      <w:r>
        <w:rPr>
          <w:rFonts w:ascii="Garamond" w:eastAsia="Garamond" w:hAnsi="Garamond" w:cs="Garamond"/>
          <w:color w:val="000000"/>
          <w:shd w:val="clear" w:color="auto" w:fill="FFFFFF"/>
        </w:rPr>
        <w:t>et al..</w:t>
      </w:r>
      <w:proofErr w:type="gramEnd"/>
      <w:r>
        <w:rPr>
          <w:rFonts w:ascii="Garamond" w:eastAsia="Garamond" w:hAnsi="Garamond" w:cs="Garamond"/>
          <w:color w:val="000000"/>
          <w:shd w:val="clear" w:color="auto" w:fill="FFFFFF"/>
        </w:rPr>
        <w:t xml:space="preserve"> (2014). Multiple lines of evidence for the origin of domesticated chili pepper, Capsicum annuum, in Mexico. Proceedings of the National Academy of Sciences, 111(17), 6165-6170.</w:t>
      </w:r>
    </w:p>
    <w:p w14:paraId="6AD0E857"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Levins</w:t>
      </w:r>
      <w:proofErr w:type="spellEnd"/>
      <w:r>
        <w:rPr>
          <w:rFonts w:ascii="Garamond" w:eastAsia="Garamond" w:hAnsi="Garamond" w:cs="Garamond"/>
          <w:color w:val="000000"/>
          <w:shd w:val="clear" w:color="auto" w:fill="FFFFFF"/>
        </w:rPr>
        <w:t xml:space="preserve"> R. 1962. Theory of fitness in a heterogeneous environment. I. The fitness set and adaptive function. The American Naturalist 96 (891): 361–73.</w:t>
      </w:r>
    </w:p>
    <w:p w14:paraId="6B6E398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Lin, Tao, </w:t>
      </w:r>
      <w:proofErr w:type="spellStart"/>
      <w:r>
        <w:rPr>
          <w:rFonts w:ascii="Garamond" w:eastAsia="Garamond" w:hAnsi="Garamond" w:cs="Garamond"/>
          <w:color w:val="000000"/>
          <w:shd w:val="clear" w:color="auto" w:fill="FFFFFF"/>
        </w:rPr>
        <w:t>Guangtao</w:t>
      </w:r>
      <w:proofErr w:type="spellEnd"/>
      <w:r>
        <w:rPr>
          <w:rFonts w:ascii="Garamond" w:eastAsia="Garamond" w:hAnsi="Garamond" w:cs="Garamond"/>
          <w:color w:val="000000"/>
          <w:shd w:val="clear" w:color="auto" w:fill="FFFFFF"/>
        </w:rPr>
        <w:t xml:space="preserve"> Zhu, Junhong Zhang, </w:t>
      </w:r>
      <w:proofErr w:type="spellStart"/>
      <w:r>
        <w:rPr>
          <w:rFonts w:ascii="Garamond" w:eastAsia="Garamond" w:hAnsi="Garamond" w:cs="Garamond"/>
          <w:color w:val="000000"/>
          <w:shd w:val="clear" w:color="auto" w:fill="FFFFFF"/>
        </w:rPr>
        <w:t>Xiangyang</w:t>
      </w:r>
      <w:proofErr w:type="spellEnd"/>
      <w:r>
        <w:rPr>
          <w:rFonts w:ascii="Garamond" w:eastAsia="Garamond" w:hAnsi="Garamond" w:cs="Garamond"/>
          <w:color w:val="000000"/>
          <w:shd w:val="clear" w:color="auto" w:fill="FFFFFF"/>
        </w:rPr>
        <w:t xml:space="preserve"> Xu, </w:t>
      </w:r>
      <w:proofErr w:type="spellStart"/>
      <w:r>
        <w:rPr>
          <w:rFonts w:ascii="Garamond" w:eastAsia="Garamond" w:hAnsi="Garamond" w:cs="Garamond"/>
          <w:color w:val="000000"/>
          <w:shd w:val="clear" w:color="auto" w:fill="FFFFFF"/>
        </w:rPr>
        <w:t>Qinghui</w:t>
      </w:r>
      <w:proofErr w:type="spellEnd"/>
      <w:r>
        <w:rPr>
          <w:rFonts w:ascii="Garamond" w:eastAsia="Garamond" w:hAnsi="Garamond" w:cs="Garamond"/>
          <w:color w:val="000000"/>
          <w:shd w:val="clear" w:color="auto" w:fill="FFFFFF"/>
        </w:rPr>
        <w:t xml:space="preserve"> Yu, Zheng </w:t>
      </w:r>
      <w:proofErr w:type="spellStart"/>
      <w:r>
        <w:rPr>
          <w:rFonts w:ascii="Garamond" w:eastAsia="Garamond" w:hAnsi="Garamond" w:cs="Garamond"/>
          <w:color w:val="000000"/>
          <w:shd w:val="clear" w:color="auto" w:fill="FFFFFF"/>
        </w:rPr>
        <w:t>Zheng</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Zhonghua</w:t>
      </w:r>
      <w:proofErr w:type="spellEnd"/>
      <w:r>
        <w:rPr>
          <w:rFonts w:ascii="Garamond" w:eastAsia="Garamond" w:hAnsi="Garamond" w:cs="Garamond"/>
          <w:color w:val="000000"/>
          <w:shd w:val="clear" w:color="auto" w:fill="FFFFFF"/>
        </w:rPr>
        <w:t xml:space="preserve"> Zhang, et al. 2014. Genomic Analyses Provide Insights into the History of Tomato Breeding. Nature Genetics 46 (11): 1220–26. https://doi.org/10.1038/ng.3117.</w:t>
      </w:r>
    </w:p>
    <w:p w14:paraId="7EA1ED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MacQueen, A. H., White, J. W., Lee, R., Osorno, J. M., Schmutz, J., Miklas, P. N., et al.  (2020). Genetic Associations in Four Decades of </w:t>
      </w:r>
      <w:proofErr w:type="spellStart"/>
      <w:r>
        <w:rPr>
          <w:rFonts w:ascii="Garamond" w:eastAsia="Garamond" w:hAnsi="Garamond" w:cs="Garamond"/>
          <w:color w:val="000000"/>
          <w:shd w:val="clear" w:color="auto" w:fill="FFFFFF"/>
        </w:rPr>
        <w:t>Multienvironment</w:t>
      </w:r>
      <w:proofErr w:type="spellEnd"/>
      <w:r>
        <w:rPr>
          <w:rFonts w:ascii="Garamond" w:eastAsia="Garamond" w:hAnsi="Garamond" w:cs="Garamond"/>
          <w:color w:val="000000"/>
          <w:shd w:val="clear" w:color="auto" w:fill="FFFFFF"/>
        </w:rPr>
        <w:t xml:space="preserve"> Trials Reveal Agronomic Trait Evolution in Common Bean. </w:t>
      </w:r>
      <w:r>
        <w:rPr>
          <w:rFonts w:ascii="Garamond" w:eastAsia="Garamond" w:hAnsi="Garamond" w:cs="Garamond"/>
          <w:i/>
          <w:color w:val="000000"/>
          <w:shd w:val="clear" w:color="auto" w:fill="FFFFFF"/>
        </w:rPr>
        <w:t>Genetics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215</w:t>
      </w:r>
      <w:r>
        <w:rPr>
          <w:rFonts w:ascii="Garamond" w:eastAsia="Garamond" w:hAnsi="Garamond" w:cs="Garamond"/>
          <w:color w:val="000000"/>
          <w:shd w:val="clear" w:color="auto" w:fill="FFFFFF"/>
        </w:rPr>
        <w:t>(1), 267-284.</w:t>
      </w:r>
    </w:p>
    <w:p w14:paraId="252E76C6"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lastRenderedPageBreak/>
        <w:t>Mamidi</w:t>
      </w:r>
      <w:proofErr w:type="spellEnd"/>
      <w:r>
        <w:rPr>
          <w:rFonts w:ascii="Garamond" w:eastAsia="Garamond" w:hAnsi="Garamond" w:cs="Garamond"/>
          <w:color w:val="000000"/>
          <w:shd w:val="clear" w:color="auto" w:fill="FFFFFF"/>
        </w:rPr>
        <w:t xml:space="preserve">, S., M. Rossi, D. Annam, S. Moghaddam, R. Lee et al., 2011 Investigation of the domestication of common bean (Phaseolus vulgaris) using </w:t>
      </w:r>
      <w:proofErr w:type="spellStart"/>
      <w:r>
        <w:rPr>
          <w:rFonts w:ascii="Garamond" w:eastAsia="Garamond" w:hAnsi="Garamond" w:cs="Garamond"/>
          <w:color w:val="000000"/>
          <w:shd w:val="clear" w:color="auto" w:fill="FFFFFF"/>
        </w:rPr>
        <w:t>multilocus</w:t>
      </w:r>
      <w:proofErr w:type="spellEnd"/>
      <w:r>
        <w:rPr>
          <w:rFonts w:ascii="Garamond" w:eastAsia="Garamond" w:hAnsi="Garamond" w:cs="Garamond"/>
          <w:color w:val="000000"/>
          <w:shd w:val="clear" w:color="auto" w:fill="FFFFFF"/>
        </w:rPr>
        <w:t xml:space="preserve"> sequence data. </w:t>
      </w:r>
      <w:proofErr w:type="spellStart"/>
      <w:r>
        <w:rPr>
          <w:rFonts w:ascii="Garamond" w:eastAsia="Garamond" w:hAnsi="Garamond" w:cs="Garamond"/>
          <w:color w:val="000000"/>
          <w:shd w:val="clear" w:color="auto" w:fill="FFFFFF"/>
        </w:rPr>
        <w:t>Funct</w:t>
      </w:r>
      <w:proofErr w:type="spellEnd"/>
      <w:r>
        <w:rPr>
          <w:rFonts w:ascii="Garamond" w:eastAsia="Garamond" w:hAnsi="Garamond" w:cs="Garamond"/>
          <w:color w:val="000000"/>
          <w:shd w:val="clear" w:color="auto" w:fill="FFFFFF"/>
        </w:rPr>
        <w:t xml:space="preserve">. Plant Biol. 38: 953. </w:t>
      </w:r>
      <w:hyperlink r:id="rId15" w:history="1">
        <w:r>
          <w:rPr>
            <w:rFonts w:ascii="Garamond" w:eastAsia="Garamond" w:hAnsi="Garamond" w:cs="Garamond"/>
            <w:color w:val="000000"/>
            <w:u w:val="single"/>
            <w:shd w:val="clear" w:color="auto" w:fill="FFFFFF"/>
          </w:rPr>
          <w:t>https://doi.org/10.1071/FP11124</w:t>
        </w:r>
      </w:hyperlink>
    </w:p>
    <w:p w14:paraId="028F54C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Miller, Allison J., and Briana L. Gross. 2011. From Forest to Field: Perennial Fruit Crop Domestication. American Journal of Botany 98 (9): 1389–1414.</w:t>
      </w:r>
    </w:p>
    <w:p w14:paraId="4FB4681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Moyers, Brook T, Peter L Morrell, and John K McKay. 2018. Genetic Costs of Domestication and Improvement. Journal of Heredity 109 (2): 103–16. https://doi.org/10.1093/jhered/esx069.</w:t>
      </w:r>
    </w:p>
    <w:p w14:paraId="570A996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Myers, J., 1988 The Cooperative Dry Bean Nursery. Reports of the Bean Improvement Cooperative: 209–210.</w:t>
      </w:r>
    </w:p>
    <w:p w14:paraId="4CAC84E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Oksanen, J., Blanchet, F. G., </w:t>
      </w:r>
      <w:proofErr w:type="spellStart"/>
      <w:r>
        <w:rPr>
          <w:rFonts w:ascii="Garamond" w:eastAsia="Garamond" w:hAnsi="Garamond" w:cs="Garamond"/>
          <w:color w:val="000000"/>
          <w:shd w:val="clear" w:color="auto" w:fill="FFFFFF"/>
        </w:rPr>
        <w:t>Kindt</w:t>
      </w:r>
      <w:proofErr w:type="spellEnd"/>
      <w:r>
        <w:rPr>
          <w:rFonts w:ascii="Garamond" w:eastAsia="Garamond" w:hAnsi="Garamond" w:cs="Garamond"/>
          <w:color w:val="000000"/>
          <w:shd w:val="clear" w:color="auto" w:fill="FFFFFF"/>
        </w:rPr>
        <w:t xml:space="preserve">, R., Legendre, P., Minchin, P. R., </w:t>
      </w:r>
      <w:proofErr w:type="spellStart"/>
      <w:r>
        <w:rPr>
          <w:rFonts w:ascii="Garamond" w:eastAsia="Garamond" w:hAnsi="Garamond" w:cs="Garamond"/>
          <w:color w:val="000000"/>
          <w:shd w:val="clear" w:color="auto" w:fill="FFFFFF"/>
        </w:rPr>
        <w:t>O’hara</w:t>
      </w:r>
      <w:proofErr w:type="spellEnd"/>
      <w:r>
        <w:rPr>
          <w:rFonts w:ascii="Garamond" w:eastAsia="Garamond" w:hAnsi="Garamond" w:cs="Garamond"/>
          <w:color w:val="000000"/>
          <w:shd w:val="clear" w:color="auto" w:fill="FFFFFF"/>
        </w:rPr>
        <w:t>, R. B., et al.  (2013). Community ecology package. R package version, 2(0).</w:t>
      </w:r>
    </w:p>
    <w:p w14:paraId="11733C0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 xml:space="preserve">Ortiz, R., </w:t>
      </w:r>
      <w:proofErr w:type="spellStart"/>
      <w:r>
        <w:rPr>
          <w:rFonts w:ascii="Garamond" w:eastAsia="Garamond" w:hAnsi="Garamond" w:cs="Garamond"/>
          <w:color w:val="000000"/>
        </w:rPr>
        <w:t>Trethowan</w:t>
      </w:r>
      <w:proofErr w:type="spellEnd"/>
      <w:r>
        <w:rPr>
          <w:rFonts w:ascii="Garamond" w:eastAsia="Garamond" w:hAnsi="Garamond" w:cs="Garamond"/>
          <w:color w:val="000000"/>
        </w:rPr>
        <w:t xml:space="preserve">, R., Ferrara, G. O., Iwanaga, M., </w:t>
      </w:r>
      <w:proofErr w:type="spellStart"/>
      <w:r>
        <w:rPr>
          <w:rFonts w:ascii="Garamond" w:eastAsia="Garamond" w:hAnsi="Garamond" w:cs="Garamond"/>
          <w:color w:val="000000"/>
        </w:rPr>
        <w:t>Dodds</w:t>
      </w:r>
      <w:proofErr w:type="spellEnd"/>
      <w:r>
        <w:rPr>
          <w:rFonts w:ascii="Garamond" w:eastAsia="Garamond" w:hAnsi="Garamond" w:cs="Garamond"/>
          <w:color w:val="000000"/>
        </w:rPr>
        <w:t xml:space="preserve">, J. H., Crouch, J. H., et al. (2007). High yield potential, shuttle breeding, genetic diversity, and a new international wheat improvement strategy. </w:t>
      </w:r>
      <w:proofErr w:type="spellStart"/>
      <w:r>
        <w:rPr>
          <w:rFonts w:ascii="Garamond" w:eastAsia="Garamond" w:hAnsi="Garamond" w:cs="Garamond"/>
          <w:color w:val="000000"/>
        </w:rPr>
        <w:t>Euphytica</w:t>
      </w:r>
      <w:proofErr w:type="spellEnd"/>
      <w:r>
        <w:rPr>
          <w:rFonts w:ascii="Garamond" w:eastAsia="Garamond" w:hAnsi="Garamond" w:cs="Garamond"/>
          <w:color w:val="000000"/>
        </w:rPr>
        <w:t>, 157(3), 365-384.</w:t>
      </w:r>
    </w:p>
    <w:p w14:paraId="0CD2B58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&amp;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Papa, R., Bellucci, E., Rossi, M., Leonardi, S., Rau, D.,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P., et al. (2007). Tagging the signatures of domestication in common bean (Phaseolus vulgaris) by means of pooled DNA samples. Annals of Botany, 100(5), 1039-1051.</w:t>
      </w:r>
    </w:p>
    <w:p w14:paraId="0DA0553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Parker, T. A., Berny </w:t>
      </w:r>
      <w:proofErr w:type="spellStart"/>
      <w:r>
        <w:rPr>
          <w:rFonts w:ascii="Garamond" w:eastAsia="Garamond" w:hAnsi="Garamond" w:cs="Garamond"/>
          <w:color w:val="000000"/>
          <w:shd w:val="clear" w:color="auto" w:fill="FFFFFF"/>
        </w:rPr>
        <w:t>Mier</w:t>
      </w:r>
      <w:proofErr w:type="spellEnd"/>
      <w:r>
        <w:rPr>
          <w:rFonts w:ascii="Garamond" w:eastAsia="Garamond" w:hAnsi="Garamond" w:cs="Garamond"/>
          <w:color w:val="000000"/>
          <w:shd w:val="clear" w:color="auto" w:fill="FFFFFF"/>
        </w:rPr>
        <w:t xml:space="preserve"> y Teran, J. C., </w:t>
      </w:r>
      <w:proofErr w:type="spellStart"/>
      <w:r>
        <w:rPr>
          <w:rFonts w:ascii="Garamond" w:eastAsia="Garamond" w:hAnsi="Garamond" w:cs="Garamond"/>
          <w:color w:val="000000"/>
          <w:shd w:val="clear" w:color="auto" w:fill="FFFFFF"/>
        </w:rPr>
        <w:t>Palkovic</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Jernstedt</w:t>
      </w:r>
      <w:proofErr w:type="spellEnd"/>
      <w:r>
        <w:rPr>
          <w:rFonts w:ascii="Garamond" w:eastAsia="Garamond" w:hAnsi="Garamond" w:cs="Garamond"/>
          <w:color w:val="000000"/>
          <w:shd w:val="clear" w:color="auto" w:fill="FFFFFF"/>
        </w:rPr>
        <w:t>, J.</w:t>
      </w:r>
      <w:proofErr w:type="gramStart"/>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Gepts</w:t>
      </w:r>
      <w:proofErr w:type="spellEnd"/>
      <w:proofErr w:type="gramEnd"/>
      <w:r>
        <w:rPr>
          <w:rFonts w:ascii="Garamond" w:eastAsia="Garamond" w:hAnsi="Garamond" w:cs="Garamond"/>
          <w:color w:val="000000"/>
          <w:shd w:val="clear" w:color="auto" w:fill="FFFFFF"/>
        </w:rPr>
        <w:t>, P. (2020). Pod indehiscence is a domestication and aridity resilience trait in common bean. New Phytologist, 225(1), 558-570.</w:t>
      </w:r>
    </w:p>
    <w:p w14:paraId="5AF2700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w:t>
      </w:r>
      <w:proofErr w:type="spellStart"/>
      <w:r>
        <w:rPr>
          <w:rFonts w:ascii="Garamond" w:eastAsia="Garamond" w:hAnsi="Garamond" w:cs="Garamond"/>
          <w:color w:val="000000"/>
          <w:shd w:val="clear" w:color="auto" w:fill="FFFFFF"/>
        </w:rPr>
        <w:t>Achicanoy</w:t>
      </w:r>
      <w:proofErr w:type="spellEnd"/>
      <w:r>
        <w:rPr>
          <w:rFonts w:ascii="Garamond" w:eastAsia="Garamond" w:hAnsi="Garamond" w:cs="Garamond"/>
          <w:color w:val="000000"/>
          <w:shd w:val="clear" w:color="auto" w:fill="FFFFFF"/>
        </w:rPr>
        <w:t xml:space="preserve">,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R. T., </w:t>
      </w:r>
      <w:proofErr w:type="spellStart"/>
      <w:r>
        <w:rPr>
          <w:rFonts w:ascii="Garamond" w:eastAsia="Garamond" w:hAnsi="Garamond" w:cs="Garamond"/>
          <w:color w:val="000000"/>
          <w:shd w:val="clear" w:color="auto" w:fill="FFFFFF"/>
        </w:rPr>
        <w:t>Piepho</w:t>
      </w:r>
      <w:proofErr w:type="spellEnd"/>
      <w:r>
        <w:rPr>
          <w:rFonts w:ascii="Garamond" w:eastAsia="Garamond" w:hAnsi="Garamond" w:cs="Garamond"/>
          <w:color w:val="000000"/>
          <w:shd w:val="clear" w:color="auto" w:fill="FFFFFF"/>
        </w:rPr>
        <w:t xml:space="preserve">, H. P., Rosa, G. J., Silva-Junior, O. B., e Silva, F. F., de </w:t>
      </w:r>
      <w:proofErr w:type="spellStart"/>
      <w:r>
        <w:rPr>
          <w:rFonts w:ascii="Garamond" w:eastAsia="Garamond" w:hAnsi="Garamond" w:cs="Garamond"/>
          <w:color w:val="000000"/>
          <w:shd w:val="clear" w:color="auto" w:fill="FFFFFF"/>
        </w:rPr>
        <w:t>Resende</w:t>
      </w:r>
      <w:proofErr w:type="spellEnd"/>
      <w:r>
        <w:rPr>
          <w:rFonts w:ascii="Garamond" w:eastAsia="Garamond" w:hAnsi="Garamond" w:cs="Garamond"/>
          <w:color w:val="000000"/>
          <w:shd w:val="clear" w:color="auto" w:fill="FFFFFF"/>
        </w:rPr>
        <w:t xml:space="preserve">, M. D. V., &amp; </w:t>
      </w:r>
      <w:proofErr w:type="spellStart"/>
      <w:r>
        <w:rPr>
          <w:rFonts w:ascii="Garamond" w:eastAsia="Garamond" w:hAnsi="Garamond" w:cs="Garamond"/>
          <w:color w:val="000000"/>
          <w:shd w:val="clear" w:color="auto" w:fill="FFFFFF"/>
        </w:rPr>
        <w:t>Grattapaglia</w:t>
      </w:r>
      <w:proofErr w:type="spellEnd"/>
      <w:r>
        <w:rPr>
          <w:rFonts w:ascii="Garamond" w:eastAsia="Garamond" w:hAnsi="Garamond" w:cs="Garamond"/>
          <w:color w:val="000000"/>
          <w:shd w:val="clear" w:color="auto" w:fill="FFFFFF"/>
        </w:rPr>
        <w:t xml:space="preserve">, D. (2020). </w:t>
      </w:r>
      <w:proofErr w:type="spellStart"/>
      <w:r>
        <w:rPr>
          <w:rFonts w:ascii="Garamond" w:eastAsia="Garamond" w:hAnsi="Garamond" w:cs="Garamond"/>
          <w:color w:val="000000"/>
          <w:shd w:val="clear" w:color="auto" w:fill="FFFFFF"/>
        </w:rPr>
        <w:t>Enviromics</w:t>
      </w:r>
      <w:proofErr w:type="spellEnd"/>
      <w:r>
        <w:rPr>
          <w:rFonts w:ascii="Garamond" w:eastAsia="Garamond" w:hAnsi="Garamond" w:cs="Garamond"/>
          <w:color w:val="000000"/>
          <w:shd w:val="clear" w:color="auto" w:fill="FFFFFF"/>
        </w:rPr>
        <w:t xml:space="preserve"> in breeding: applications and perspectives on </w:t>
      </w:r>
      <w:proofErr w:type="spellStart"/>
      <w:r>
        <w:rPr>
          <w:rFonts w:ascii="Garamond" w:eastAsia="Garamond" w:hAnsi="Garamond" w:cs="Garamond"/>
          <w:color w:val="000000"/>
          <w:shd w:val="clear" w:color="auto" w:fill="FFFFFF"/>
        </w:rPr>
        <w:t>envirotypic</w:t>
      </w:r>
      <w:proofErr w:type="spellEnd"/>
      <w:r>
        <w:rPr>
          <w:rFonts w:ascii="Garamond" w:eastAsia="Garamond" w:hAnsi="Garamond" w:cs="Garamond"/>
          <w:color w:val="000000"/>
          <w:shd w:val="clear" w:color="auto" w:fill="FFFFFF"/>
        </w:rPr>
        <w:t>-assisted selection. Theoretical and Applied Genetics, 1-18.</w:t>
      </w:r>
    </w:p>
    <w:p w14:paraId="13A79A4E"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Rodriguez M, Rau D, </w:t>
      </w:r>
      <w:proofErr w:type="spellStart"/>
      <w:r>
        <w:rPr>
          <w:rFonts w:ascii="Garamond" w:eastAsia="Garamond" w:hAnsi="Garamond" w:cs="Garamond"/>
          <w:color w:val="000000"/>
          <w:shd w:val="clear" w:color="auto" w:fill="FFFFFF"/>
        </w:rPr>
        <w:t>Angioi</w:t>
      </w:r>
      <w:proofErr w:type="spellEnd"/>
      <w:r>
        <w:rPr>
          <w:rFonts w:ascii="Garamond" w:eastAsia="Garamond" w:hAnsi="Garamond" w:cs="Garamond"/>
          <w:color w:val="000000"/>
          <w:shd w:val="clear" w:color="auto" w:fill="FFFFFF"/>
        </w:rPr>
        <w:t xml:space="preserve"> SA, Bellucci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Knupffer</w:t>
      </w:r>
      <w:proofErr w:type="spellEnd"/>
      <w:r>
        <w:rPr>
          <w:rFonts w:ascii="Garamond" w:eastAsia="Garamond" w:hAnsi="Garamond" w:cs="Garamond"/>
          <w:color w:val="000000"/>
          <w:shd w:val="clear" w:color="auto" w:fill="FFFFFF"/>
        </w:rPr>
        <w:t xml:space="preserve"> H, Negri V, Papa R, </w:t>
      </w:r>
      <w:proofErr w:type="spellStart"/>
      <w:r>
        <w:rPr>
          <w:rFonts w:ascii="Garamond" w:eastAsia="Garamond" w:hAnsi="Garamond" w:cs="Garamond"/>
          <w:color w:val="000000"/>
          <w:shd w:val="clear" w:color="auto" w:fill="FFFFFF"/>
        </w:rPr>
        <w:t>Attene</w:t>
      </w:r>
      <w:proofErr w:type="spellEnd"/>
      <w:r>
        <w:rPr>
          <w:rFonts w:ascii="Garamond" w:eastAsia="Garamond" w:hAnsi="Garamond" w:cs="Garamond"/>
          <w:color w:val="000000"/>
          <w:shd w:val="clear" w:color="auto" w:fill="FFFFFF"/>
        </w:rPr>
        <w:t xml:space="preserve"> G. 2013. European Phaseolus </w:t>
      </w:r>
      <w:proofErr w:type="spellStart"/>
      <w:r>
        <w:rPr>
          <w:rFonts w:ascii="Garamond" w:eastAsia="Garamond" w:hAnsi="Garamond" w:cs="Garamond"/>
          <w:color w:val="000000"/>
          <w:shd w:val="clear" w:color="auto" w:fill="FFFFFF"/>
        </w:rPr>
        <w:t>coccineus</w:t>
      </w:r>
      <w:proofErr w:type="spellEnd"/>
      <w:r>
        <w:rPr>
          <w:rFonts w:ascii="Garamond" w:eastAsia="Garamond" w:hAnsi="Garamond" w:cs="Garamond"/>
          <w:color w:val="000000"/>
          <w:shd w:val="clear" w:color="auto" w:fill="FFFFFF"/>
        </w:rPr>
        <w:t xml:space="preserve"> L. Landraces: population structure and adaptation, as revealed by </w:t>
      </w:r>
      <w:proofErr w:type="spellStart"/>
      <w:r>
        <w:rPr>
          <w:rFonts w:ascii="Garamond" w:eastAsia="Garamond" w:hAnsi="Garamond" w:cs="Garamond"/>
          <w:color w:val="000000"/>
          <w:shd w:val="clear" w:color="auto" w:fill="FFFFFF"/>
        </w:rPr>
        <w:t>cpSSRs</w:t>
      </w:r>
      <w:proofErr w:type="spellEnd"/>
      <w:r>
        <w:rPr>
          <w:rFonts w:ascii="Garamond" w:eastAsia="Garamond" w:hAnsi="Garamond" w:cs="Garamond"/>
          <w:color w:val="000000"/>
          <w:shd w:val="clear" w:color="auto" w:fill="FFFFFF"/>
        </w:rPr>
        <w:t xml:space="preserve"> and phenotypic analyses. </w:t>
      </w:r>
      <w:proofErr w:type="spellStart"/>
      <w:r>
        <w:rPr>
          <w:rFonts w:ascii="Garamond" w:eastAsia="Garamond" w:hAnsi="Garamond" w:cs="Garamond"/>
          <w:color w:val="000000"/>
          <w:shd w:val="clear" w:color="auto" w:fill="FFFFFF"/>
        </w:rPr>
        <w:t>PLoS</w:t>
      </w:r>
      <w:proofErr w:type="spellEnd"/>
      <w:r>
        <w:rPr>
          <w:rFonts w:ascii="Garamond" w:eastAsia="Garamond" w:hAnsi="Garamond" w:cs="Garamond"/>
          <w:color w:val="000000"/>
          <w:shd w:val="clear" w:color="auto" w:fill="FFFFFF"/>
        </w:rPr>
        <w:t xml:space="preserve"> ONE 8: e57337.</w:t>
      </w:r>
    </w:p>
    <w:p w14:paraId="1FD76C4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Roger S. </w:t>
      </w:r>
      <w:proofErr w:type="spellStart"/>
      <w:r>
        <w:rPr>
          <w:rFonts w:ascii="Garamond" w:eastAsia="Garamond" w:hAnsi="Garamond" w:cs="Garamond"/>
          <w:color w:val="000000"/>
          <w:shd w:val="clear" w:color="auto" w:fill="FFFFFF"/>
        </w:rPr>
        <w:t>Bivand</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Edzer</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Pebesma</w:t>
      </w:r>
      <w:proofErr w:type="spellEnd"/>
      <w:r>
        <w:rPr>
          <w:rFonts w:ascii="Garamond" w:eastAsia="Garamond" w:hAnsi="Garamond" w:cs="Garamond"/>
          <w:color w:val="000000"/>
          <w:shd w:val="clear" w:color="auto" w:fill="FFFFFF"/>
        </w:rPr>
        <w:t>, Virgilio Gomez-Rubio, 2013. Applied spatial data analysis with R, Second edition. Springer, NY.</w:t>
      </w:r>
    </w:p>
    <w:p w14:paraId="2662377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Schmutz, Jeremy, Phillip E. McClean, </w:t>
      </w:r>
      <w:proofErr w:type="spellStart"/>
      <w:r>
        <w:rPr>
          <w:rFonts w:ascii="Garamond" w:eastAsia="Garamond" w:hAnsi="Garamond" w:cs="Garamond"/>
          <w:color w:val="000000"/>
          <w:shd w:val="clear" w:color="auto" w:fill="FFFFFF"/>
        </w:rPr>
        <w:t>Sujan</w:t>
      </w:r>
      <w:proofErr w:type="spellEnd"/>
      <w:r>
        <w:rPr>
          <w:rFonts w:ascii="Garamond" w:eastAsia="Garamond" w:hAnsi="Garamond" w:cs="Garamond"/>
          <w:color w:val="000000"/>
          <w:shd w:val="clear" w:color="auto" w:fill="FFFFFF"/>
        </w:rPr>
        <w:t xml:space="preserve"> </w:t>
      </w:r>
      <w:proofErr w:type="spellStart"/>
      <w:r>
        <w:rPr>
          <w:rFonts w:ascii="Garamond" w:eastAsia="Garamond" w:hAnsi="Garamond" w:cs="Garamond"/>
          <w:color w:val="000000"/>
          <w:shd w:val="clear" w:color="auto" w:fill="FFFFFF"/>
        </w:rPr>
        <w:t>Mamidi</w:t>
      </w:r>
      <w:proofErr w:type="spellEnd"/>
      <w:r>
        <w:rPr>
          <w:rFonts w:ascii="Garamond" w:eastAsia="Garamond" w:hAnsi="Garamond" w:cs="Garamond"/>
          <w:color w:val="000000"/>
          <w:shd w:val="clear" w:color="auto" w:fill="FFFFFF"/>
        </w:rPr>
        <w:t xml:space="preserve">, G. Albert Wu, Steven B. Cannon, Jane </w:t>
      </w:r>
      <w:proofErr w:type="spellStart"/>
      <w:r>
        <w:rPr>
          <w:rFonts w:ascii="Garamond" w:eastAsia="Garamond" w:hAnsi="Garamond" w:cs="Garamond"/>
          <w:color w:val="000000"/>
          <w:shd w:val="clear" w:color="auto" w:fill="FFFFFF"/>
        </w:rPr>
        <w:t>Grimwood</w:t>
      </w:r>
      <w:proofErr w:type="spellEnd"/>
      <w:r>
        <w:rPr>
          <w:rFonts w:ascii="Garamond" w:eastAsia="Garamond" w:hAnsi="Garamond" w:cs="Garamond"/>
          <w:color w:val="000000"/>
          <w:shd w:val="clear" w:color="auto" w:fill="FFFFFF"/>
        </w:rPr>
        <w:t xml:space="preserve">,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w:t>
      </w:r>
      <w:proofErr w:type="spellStart"/>
      <w:r>
        <w:rPr>
          <w:rFonts w:ascii="Garamond" w:eastAsia="Garamond" w:hAnsi="Garamond" w:cs="Garamond"/>
          <w:color w:val="000000"/>
          <w:shd w:val="clear" w:color="auto" w:fill="FFFFFF"/>
        </w:rPr>
        <w:t>Gepts</w:t>
      </w:r>
      <w:proofErr w:type="spellEnd"/>
      <w:r>
        <w:rPr>
          <w:rFonts w:ascii="Garamond" w:eastAsia="Garamond" w:hAnsi="Garamond" w:cs="Garamond"/>
          <w:color w:val="000000"/>
          <w:shd w:val="clear" w:color="auto" w:fill="FFFFFF"/>
        </w:rPr>
        <w:t xml:space="preserve">, P., &amp; </w:t>
      </w:r>
      <w:proofErr w:type="spellStart"/>
      <w:r>
        <w:rPr>
          <w:rFonts w:ascii="Garamond" w:eastAsia="Garamond" w:hAnsi="Garamond" w:cs="Garamond"/>
          <w:color w:val="000000"/>
          <w:shd w:val="clear" w:color="auto" w:fill="FFFFFF"/>
        </w:rPr>
        <w:t>Debouck</w:t>
      </w:r>
      <w:proofErr w:type="spellEnd"/>
      <w:r>
        <w:rPr>
          <w:rFonts w:ascii="Garamond" w:eastAsia="Garamond" w:hAnsi="Garamond" w:cs="Garamond"/>
          <w:color w:val="000000"/>
          <w:shd w:val="clear" w:color="auto" w:fill="FFFFFF"/>
        </w:rPr>
        <w:t xml:space="preserve">, D. (1991). Races of common bean (Phaseolus vulgaris, Fabaceae). Economic Botany, 45, 379–396. </w:t>
      </w:r>
      <w:hyperlink r:id="rId16" w:history="1">
        <w:r>
          <w:rPr>
            <w:rFonts w:ascii="Garamond" w:eastAsia="Garamond" w:hAnsi="Garamond" w:cs="Garamond"/>
            <w:color w:val="000000"/>
            <w:u w:val="single"/>
            <w:shd w:val="clear" w:color="auto" w:fill="FFFFFF"/>
          </w:rPr>
          <w:t>https://doi.org/10.1007/BF02887079</w:t>
        </w:r>
      </w:hyperlink>
    </w:p>
    <w:p w14:paraId="2924703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7"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Soltani</w:t>
      </w:r>
      <w:proofErr w:type="spellEnd"/>
      <w:r>
        <w:rPr>
          <w:rFonts w:ascii="Garamond" w:eastAsia="Garamond" w:hAnsi="Garamond" w:cs="Garamond"/>
          <w:color w:val="000000"/>
          <w:shd w:val="clear" w:color="auto" w:fill="FFFFFF"/>
        </w:rPr>
        <w:t xml:space="preserve">, A., M. Bello, E. </w:t>
      </w:r>
      <w:proofErr w:type="spellStart"/>
      <w:r>
        <w:rPr>
          <w:rFonts w:ascii="Garamond" w:eastAsia="Garamond" w:hAnsi="Garamond" w:cs="Garamond"/>
          <w:color w:val="000000"/>
          <w:shd w:val="clear" w:color="auto" w:fill="FFFFFF"/>
        </w:rPr>
        <w:t>Mndolwa</w:t>
      </w:r>
      <w:proofErr w:type="spellEnd"/>
      <w:r>
        <w:rPr>
          <w:rFonts w:ascii="Garamond" w:eastAsia="Garamond" w:hAnsi="Garamond" w:cs="Garamond"/>
          <w:color w:val="000000"/>
          <w:shd w:val="clear" w:color="auto" w:fill="FFFFFF"/>
        </w:rPr>
        <w:t>,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pPr>
        <w:pStyle w:val="Standard"/>
        <w:keepLines/>
        <w:widowControl/>
        <w:numPr>
          <w:ilvl w:val="0"/>
          <w:numId w:val="2"/>
        </w:numPr>
        <w:spacing w:after="240" w:line="240" w:lineRule="auto"/>
        <w:ind w:left="360"/>
      </w:pPr>
      <w:proofErr w:type="spellStart"/>
      <w:r>
        <w:rPr>
          <w:rFonts w:ascii="Garamond" w:eastAsia="Garamond" w:hAnsi="Garamond" w:cs="Garamond"/>
          <w:color w:val="000000"/>
          <w:shd w:val="clear" w:color="auto" w:fill="FFFFFF"/>
        </w:rPr>
        <w:t>Trucchi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Benazzo</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Lari</w:t>
      </w:r>
      <w:proofErr w:type="spellEnd"/>
      <w:r>
        <w:rPr>
          <w:rFonts w:ascii="Garamond" w:eastAsia="Garamond" w:hAnsi="Garamond" w:cs="Garamond"/>
          <w:color w:val="000000"/>
          <w:shd w:val="clear" w:color="auto" w:fill="FFFFFF"/>
        </w:rPr>
        <w:t xml:space="preserve"> M, </w:t>
      </w:r>
      <w:proofErr w:type="spellStart"/>
      <w:r>
        <w:rPr>
          <w:rFonts w:ascii="Garamond" w:eastAsia="Garamond" w:hAnsi="Garamond" w:cs="Garamond"/>
          <w:color w:val="000000"/>
          <w:shd w:val="clear" w:color="auto" w:fill="FFFFFF"/>
        </w:rPr>
        <w:t>Iob</w:t>
      </w:r>
      <w:proofErr w:type="spellEnd"/>
      <w:r>
        <w:rPr>
          <w:rFonts w:ascii="Garamond" w:eastAsia="Garamond" w:hAnsi="Garamond" w:cs="Garamond"/>
          <w:color w:val="000000"/>
          <w:shd w:val="clear" w:color="auto" w:fill="FFFFFF"/>
        </w:rPr>
        <w:t xml:space="preserve"> A, </w:t>
      </w:r>
      <w:proofErr w:type="spellStart"/>
      <w:r>
        <w:rPr>
          <w:rFonts w:ascii="Garamond" w:eastAsia="Garamond" w:hAnsi="Garamond" w:cs="Garamond"/>
          <w:color w:val="000000"/>
          <w:shd w:val="clear" w:color="auto" w:fill="FFFFFF"/>
        </w:rPr>
        <w:t>Vai</w:t>
      </w:r>
      <w:proofErr w:type="spellEnd"/>
      <w:r>
        <w:rPr>
          <w:rFonts w:ascii="Garamond" w:eastAsia="Garamond" w:hAnsi="Garamond" w:cs="Garamond"/>
          <w:color w:val="000000"/>
          <w:shd w:val="clear" w:color="auto" w:fill="FFFFFF"/>
        </w:rPr>
        <w:t xml:space="preserve"> S, </w:t>
      </w:r>
      <w:proofErr w:type="spellStart"/>
      <w:r>
        <w:rPr>
          <w:rFonts w:ascii="Garamond" w:eastAsia="Garamond" w:hAnsi="Garamond" w:cs="Garamond"/>
          <w:color w:val="000000"/>
          <w:shd w:val="clear" w:color="auto" w:fill="FFFFFF"/>
        </w:rPr>
        <w:t>Nanni</w:t>
      </w:r>
      <w:proofErr w:type="spellEnd"/>
      <w:r>
        <w:rPr>
          <w:rFonts w:ascii="Garamond" w:eastAsia="Garamond" w:hAnsi="Garamond" w:cs="Garamond"/>
          <w:color w:val="000000"/>
          <w:shd w:val="clear" w:color="auto" w:fill="FFFFFF"/>
        </w:rPr>
        <w:t xml:space="preserve"> L, </w:t>
      </w:r>
      <w:proofErr w:type="spellStart"/>
      <w:r>
        <w:rPr>
          <w:rFonts w:ascii="Garamond" w:eastAsia="Garamond" w:hAnsi="Garamond" w:cs="Garamond"/>
          <w:color w:val="000000"/>
          <w:shd w:val="clear" w:color="auto" w:fill="FFFFFF"/>
        </w:rPr>
        <w:t>Belucci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Bitocchi</w:t>
      </w:r>
      <w:proofErr w:type="spellEnd"/>
      <w:r>
        <w:rPr>
          <w:rFonts w:ascii="Garamond" w:eastAsia="Garamond" w:hAnsi="Garamond" w:cs="Garamond"/>
          <w:color w:val="000000"/>
          <w:shd w:val="clear" w:color="auto" w:fill="FFFFFF"/>
        </w:rPr>
        <w:t xml:space="preserve"> E, </w:t>
      </w:r>
      <w:proofErr w:type="spellStart"/>
      <w:r>
        <w:rPr>
          <w:rFonts w:ascii="Garamond" w:eastAsia="Garamond" w:hAnsi="Garamond" w:cs="Garamond"/>
          <w:color w:val="000000"/>
          <w:shd w:val="clear" w:color="auto" w:fill="FFFFFF"/>
        </w:rPr>
        <w:t>Raffini</w:t>
      </w:r>
      <w:proofErr w:type="spellEnd"/>
      <w:r>
        <w:rPr>
          <w:rFonts w:ascii="Garamond" w:eastAsia="Garamond" w:hAnsi="Garamond" w:cs="Garamond"/>
          <w:color w:val="000000"/>
          <w:shd w:val="clear" w:color="auto" w:fill="FFFFFF"/>
        </w:rPr>
        <w:t xml:space="preserve"> F, Xu C et al. 2021. Ancient genomes reveal early Andean farmers selected common beans while preserving diversity. Nature Plants 7: 123–128.</w:t>
      </w:r>
    </w:p>
    <w:p w14:paraId="18740C7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Vandemark, G. J., Brick, M. A., Osorno, J. M., Kelly, J. D., &amp; </w:t>
      </w:r>
      <w:proofErr w:type="spellStart"/>
      <w:r>
        <w:rPr>
          <w:rFonts w:ascii="Garamond" w:eastAsia="Garamond" w:hAnsi="Garamond" w:cs="Garamond"/>
          <w:color w:val="000000"/>
          <w:shd w:val="clear" w:color="auto" w:fill="FFFFFF"/>
        </w:rPr>
        <w:t>Urrea</w:t>
      </w:r>
      <w:proofErr w:type="spellEnd"/>
      <w:r>
        <w:rPr>
          <w:rFonts w:ascii="Garamond" w:eastAsia="Garamond" w:hAnsi="Garamond" w:cs="Garamond"/>
          <w:color w:val="000000"/>
          <w:shd w:val="clear" w:color="auto" w:fill="FFFFFF"/>
        </w:rPr>
        <w:t>, C. A. (2014). Edible grain legumes. Yield gains in major US field crops, 33, 87-123.</w:t>
      </w:r>
    </w:p>
    <w:p w14:paraId="370F677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t>
      </w:r>
      <w:proofErr w:type="spellStart"/>
      <w:r>
        <w:rPr>
          <w:rFonts w:ascii="Garamond" w:eastAsia="Garamond" w:hAnsi="Garamond" w:cs="Garamond"/>
          <w:color w:val="000000"/>
          <w:shd w:val="clear" w:color="auto" w:fill="FFFFFF"/>
        </w:rPr>
        <w:t>Wittkop</w:t>
      </w:r>
      <w:proofErr w:type="spellEnd"/>
      <w:r>
        <w:rPr>
          <w:rFonts w:ascii="Garamond" w:eastAsia="Garamond" w:hAnsi="Garamond" w:cs="Garamond"/>
          <w:color w:val="000000"/>
          <w:shd w:val="clear" w:color="auto" w:fill="FFFFFF"/>
        </w:rPr>
        <w:t xml:space="preserve">, B., </w:t>
      </w:r>
      <w:proofErr w:type="spellStart"/>
      <w:r>
        <w:rPr>
          <w:rFonts w:ascii="Garamond" w:eastAsia="Garamond" w:hAnsi="Garamond" w:cs="Garamond"/>
          <w:color w:val="000000"/>
          <w:shd w:val="clear" w:color="auto" w:fill="FFFFFF"/>
        </w:rPr>
        <w:t>Lichthardt</w:t>
      </w:r>
      <w:proofErr w:type="spellEnd"/>
      <w:r>
        <w:rPr>
          <w:rFonts w:ascii="Garamond" w:eastAsia="Garamond" w:hAnsi="Garamond" w:cs="Garamond"/>
          <w:color w:val="000000"/>
          <w:shd w:val="clear" w:color="auto" w:fill="FFFFFF"/>
        </w:rPr>
        <w:t xml:space="preserve">, C., </w:t>
      </w:r>
      <w:proofErr w:type="spellStart"/>
      <w:r>
        <w:rPr>
          <w:rFonts w:ascii="Garamond" w:eastAsia="Garamond" w:hAnsi="Garamond" w:cs="Garamond"/>
          <w:color w:val="000000"/>
          <w:shd w:val="clear" w:color="auto" w:fill="FFFFFF"/>
        </w:rPr>
        <w:t>Nagler</w:t>
      </w:r>
      <w:proofErr w:type="spellEnd"/>
      <w:r>
        <w:rPr>
          <w:rFonts w:ascii="Garamond" w:eastAsia="Garamond" w:hAnsi="Garamond" w:cs="Garamond"/>
          <w:color w:val="000000"/>
          <w:shd w:val="clear" w:color="auto" w:fill="FFFFFF"/>
        </w:rPr>
        <w:t xml:space="preserve">,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77777777" w:rsidR="00AF7B85" w:rsidRDefault="000E71B2">
      <w:pPr>
        <w:pStyle w:val="Standard"/>
        <w:keepLines/>
        <w:widowControl/>
        <w:numPr>
          <w:ilvl w:val="0"/>
          <w:numId w:val="2"/>
        </w:numPr>
        <w:spacing w:after="240" w:line="240" w:lineRule="auto"/>
        <w:ind w:left="360"/>
      </w:pPr>
      <w:bookmarkStart w:id="14" w:name="_lnxbz9"/>
      <w:bookmarkEnd w:id="14"/>
      <w:r>
        <w:rPr>
          <w:rFonts w:ascii="Garamond" w:eastAsia="Garamond" w:hAnsi="Garamond" w:cs="Garamond"/>
          <w:color w:val="000000"/>
          <w:shd w:val="clear" w:color="auto" w:fill="FFFFFF"/>
        </w:rPr>
        <w:t xml:space="preserve">Wilson, A. J., J. M. Pemberton, J. G. Pilkington, D. W. </w:t>
      </w:r>
      <w:proofErr w:type="spellStart"/>
      <w:r>
        <w:rPr>
          <w:rFonts w:ascii="Garamond" w:eastAsia="Garamond" w:hAnsi="Garamond" w:cs="Garamond"/>
          <w:color w:val="000000"/>
          <w:shd w:val="clear" w:color="auto" w:fill="FFFFFF"/>
        </w:rPr>
        <w:t>Coltman</w:t>
      </w:r>
      <w:proofErr w:type="spellEnd"/>
      <w:r>
        <w:rPr>
          <w:rFonts w:ascii="Garamond" w:eastAsia="Garamond" w:hAnsi="Garamond" w:cs="Garamond"/>
          <w:color w:val="000000"/>
          <w:shd w:val="clear" w:color="auto" w:fill="FFFFFF"/>
        </w:rPr>
        <w:t xml:space="preserve">, D. V. Mifsud, T. H. </w:t>
      </w:r>
      <w:proofErr w:type="spellStart"/>
      <w:r>
        <w:rPr>
          <w:rFonts w:ascii="Garamond" w:eastAsia="Garamond" w:hAnsi="Garamond" w:cs="Garamond"/>
          <w:color w:val="000000"/>
          <w:shd w:val="clear" w:color="auto" w:fill="FFFFFF"/>
        </w:rPr>
        <w:t>Clutton</w:t>
      </w:r>
      <w:proofErr w:type="spellEnd"/>
      <w:r>
        <w:rPr>
          <w:rFonts w:ascii="Garamond" w:eastAsia="Garamond" w:hAnsi="Garamond" w:cs="Garamond"/>
          <w:color w:val="000000"/>
          <w:shd w:val="clear" w:color="auto" w:fill="FFFFFF"/>
        </w:rPr>
        <w:t xml:space="preserve">-Brock, and L. E. B. </w:t>
      </w:r>
      <w:proofErr w:type="spellStart"/>
      <w:r>
        <w:rPr>
          <w:rFonts w:ascii="Garamond" w:eastAsia="Garamond" w:hAnsi="Garamond" w:cs="Garamond"/>
          <w:color w:val="000000"/>
          <w:shd w:val="clear" w:color="auto" w:fill="FFFFFF"/>
        </w:rPr>
        <w:t>Kruuk</w:t>
      </w:r>
      <w:proofErr w:type="spellEnd"/>
      <w:r>
        <w:rPr>
          <w:rFonts w:ascii="Garamond" w:eastAsia="Garamond" w:hAnsi="Garamond" w:cs="Garamond"/>
          <w:color w:val="000000"/>
          <w:shd w:val="clear" w:color="auto" w:fill="FFFFFF"/>
        </w:rPr>
        <w:t xml:space="preserve">. 2006. Environmental Coupling of Selection and Heritability Limits Evolution. PLOS Biology 4 (7): e216. </w:t>
      </w:r>
      <w:hyperlink r:id="rId18" w:history="1">
        <w:r>
          <w:rPr>
            <w:rFonts w:ascii="Garamond" w:eastAsia="Garamond" w:hAnsi="Garamond" w:cs="Garamond"/>
            <w:color w:val="0000FF"/>
            <w:u w:val="single"/>
            <w:shd w:val="clear" w:color="auto" w:fill="FFFFFF"/>
          </w:rPr>
          <w:t>https://doi.org/10.1371/journal.pbio.0040216</w:t>
        </w:r>
      </w:hyperlink>
      <w:r>
        <w:rPr>
          <w:rFonts w:ascii="Garamond" w:eastAsia="Garamond" w:hAnsi="Garamond" w:cs="Garamond"/>
          <w:color w:val="000000"/>
          <w:shd w:val="clear" w:color="auto" w:fill="FFFFFF"/>
        </w:rPr>
        <w:t>.</w:t>
      </w:r>
    </w:p>
    <w:p w14:paraId="0482CCF7" w14:textId="77777777" w:rsidR="00AF7B85" w:rsidRDefault="000E71B2">
      <w:pPr>
        <w:pStyle w:val="Heading1"/>
        <w:numPr>
          <w:ilvl w:val="0"/>
          <w:numId w:val="6"/>
        </w:numPr>
        <w:ind w:left="360"/>
      </w:pPr>
      <w:bookmarkStart w:id="15" w:name="_35nkun2"/>
      <w:bookmarkEnd w:id="15"/>
      <w:r>
        <w:lastRenderedPageBreak/>
        <w:t>SUPPLEMENT</w:t>
      </w:r>
    </w:p>
    <w:p w14:paraId="28FDE45E" w14:textId="77777777" w:rsidR="00AF7B85" w:rsidRDefault="000E71B2">
      <w:pPr>
        <w:pStyle w:val="Standard"/>
        <w:keepNext/>
        <w:keepLines/>
        <w:widowControl/>
        <w:spacing w:after="0" w:line="240" w:lineRule="auto"/>
        <w:jc w:val="center"/>
      </w:pPr>
      <w:bookmarkStart w:id="16" w:name="_1ksv4uv"/>
      <w:bookmarkEnd w:id="16"/>
      <w:r>
        <w:rPr>
          <w:noProof/>
        </w:rPr>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43600" cy="4572000"/>
                    </a:xfrm>
                    <a:prstGeom prst="rect">
                      <a:avLst/>
                    </a:prstGeom>
                    <a:noFill/>
                    <a:ln>
                      <a:noFill/>
                      <a:prstDash/>
                    </a:ln>
                  </pic:spPr>
                </pic:pic>
              </a:graphicData>
            </a:graphic>
          </wp:inline>
        </w:drawing>
      </w:r>
    </w:p>
    <w:p w14:paraId="47FC0427" w14:textId="254E52EB" w:rsidR="000213FE" w:rsidRDefault="000E71B2" w:rsidP="000213FE">
      <w:pPr>
        <w:pStyle w:val="Standard"/>
        <w:keepNext/>
        <w:keepLines/>
        <w:widowControl/>
        <w:spacing w:after="240" w:line="240" w:lineRule="auto"/>
      </w:pPr>
      <w:bookmarkStart w:id="17" w:name="_44sinio"/>
      <w:bookmarkEnd w:id="17"/>
      <w:r>
        <w:rPr>
          <w:rFonts w:ascii="Garamond" w:eastAsia="Garamond" w:hAnsi="Garamond" w:cs="Garamond"/>
          <w:b/>
          <w:color w:val="000000"/>
        </w:rPr>
        <w:t>Figure S1</w:t>
      </w:r>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18" w:name="_2jxsxqh"/>
      <w:bookmarkEnd w:id="18"/>
      <w:r w:rsidR="000213FE">
        <w:br w:type="page"/>
      </w:r>
    </w:p>
    <w:p w14:paraId="2C953B73" w14:textId="78469CD8" w:rsidR="00AF7B85" w:rsidRDefault="000E71B2">
      <w:pPr>
        <w:pStyle w:val="Standard"/>
        <w:keepNext/>
        <w:keepLines/>
        <w:widowControl/>
        <w:spacing w:after="0" w:line="240" w:lineRule="auto"/>
        <w:jc w:val="center"/>
      </w:pPr>
      <w:r>
        <w:rPr>
          <w:noProof/>
        </w:rPr>
        <w:lastRenderedPageBreak/>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1676552"/>
                    </a:xfrm>
                    <a:prstGeom prst="rect">
                      <a:avLst/>
                    </a:prstGeom>
                    <a:noFill/>
                    <a:ln>
                      <a:noFill/>
                      <a:prstDash/>
                    </a:ln>
                  </pic:spPr>
                </pic:pic>
              </a:graphicData>
            </a:graphic>
          </wp:inline>
        </w:drawing>
      </w:r>
    </w:p>
    <w:p w14:paraId="58C5BC24" w14:textId="77777777" w:rsidR="000213FE" w:rsidRDefault="000E71B2" w:rsidP="000213FE">
      <w:pPr>
        <w:pStyle w:val="Standard"/>
        <w:keepNext/>
        <w:keepLines/>
        <w:widowControl/>
        <w:spacing w:after="240" w:line="240" w:lineRule="auto"/>
        <w:rPr>
          <w:rFonts w:ascii="Garamond" w:eastAsia="Garamond" w:hAnsi="Garamond" w:cs="Garamond"/>
          <w:color w:val="000000"/>
        </w:rPr>
      </w:pPr>
      <w:bookmarkStart w:id="19" w:name="_z337ya"/>
      <w:bookmarkEnd w:id="19"/>
      <w:r>
        <w:rPr>
          <w:rFonts w:ascii="Garamond" w:eastAsia="Garamond" w:hAnsi="Garamond" w:cs="Garamond"/>
          <w:b/>
          <w:color w:val="000000"/>
        </w:rPr>
        <w:t xml:space="preserve">Figure S2. </w:t>
      </w:r>
      <w:r>
        <w:rPr>
          <w:rFonts w:ascii="Garamond" w:eastAsia="Garamond" w:hAnsi="Garamond" w:cs="Garamond"/>
          <w:color w:val="000000"/>
        </w:rPr>
        <w:t>Ordinary kriging of yield heritability for each 5-year sliding window (1981-2013) centered on the third year of the window.</w:t>
      </w:r>
    </w:p>
    <w:p w14:paraId="182575A7" w14:textId="77777777" w:rsidR="000213FE" w:rsidRDefault="000213FE" w:rsidP="000213FE">
      <w:pPr>
        <w:pStyle w:val="Standard"/>
        <w:keepNext/>
        <w:keepLines/>
        <w:widowControl/>
        <w:spacing w:after="240" w:line="240" w:lineRule="auto"/>
        <w:rPr>
          <w:rFonts w:ascii="Garamond" w:eastAsia="Garamond" w:hAnsi="Garamond" w:cs="Garamond"/>
          <w:color w:val="000000"/>
        </w:rPr>
      </w:pPr>
    </w:p>
    <w:p w14:paraId="1E88B778" w14:textId="34CF84C6" w:rsidR="00AF7B85" w:rsidRDefault="000E71B2" w:rsidP="000213FE">
      <w:pPr>
        <w:pStyle w:val="Standard"/>
        <w:keepNext/>
        <w:keepLines/>
        <w:widowControl/>
        <w:spacing w:after="240" w:line="240" w:lineRule="auto"/>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114800" cy="4572000"/>
                    </a:xfrm>
                    <a:prstGeom prst="rect">
                      <a:avLst/>
                    </a:prstGeom>
                    <a:noFill/>
                    <a:ln>
                      <a:noFill/>
                      <a:prstDash/>
                    </a:ln>
                  </pic:spPr>
                </pic:pic>
              </a:graphicData>
            </a:graphic>
          </wp:inline>
        </w:drawing>
      </w:r>
    </w:p>
    <w:p w14:paraId="7DF342A4" w14:textId="77777777" w:rsidR="00AF7B85" w:rsidRDefault="000E71B2">
      <w:pPr>
        <w:pStyle w:val="Standard"/>
        <w:keepNext/>
        <w:keepLines/>
        <w:widowControl/>
        <w:spacing w:after="240" w:line="240" w:lineRule="auto"/>
      </w:pPr>
      <w:bookmarkStart w:id="20" w:name="_3j2qqm3"/>
      <w:bookmarkEnd w:id="20"/>
      <w:r>
        <w:rPr>
          <w:rFonts w:ascii="Garamond" w:eastAsia="Garamond" w:hAnsi="Garamond" w:cs="Garamond"/>
          <w:b/>
          <w:color w:val="000000"/>
        </w:rPr>
        <w:t>Figure S3</w:t>
      </w:r>
      <w:r>
        <w:rPr>
          <w:rFonts w:ascii="Garamond" w:eastAsia="Garamond" w:hAnsi="Garamond" w:cs="Garamond"/>
          <w:color w:val="000000"/>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 </w:t>
      </w:r>
      <w:proofErr w:type="spellStart"/>
      <w:r>
        <w:rPr>
          <w:rFonts w:ascii="Garamond" w:eastAsia="Garamond" w:hAnsi="Garamond" w:cs="Garamond"/>
          <w:color w:val="000000"/>
        </w:rPr>
        <w:t>n.s</w:t>
      </w:r>
      <w:proofErr w:type="spellEnd"/>
      <w:r>
        <w:rPr>
          <w:rFonts w:ascii="Garamond" w:eastAsia="Garamond" w:hAnsi="Garamond" w:cs="Garamond"/>
          <w:color w:val="000000"/>
        </w:rPr>
        <w:t>. – not significant at p &lt; 0.10.</w:t>
      </w:r>
    </w:p>
    <w:p w14:paraId="78509BCA" w14:textId="77777777" w:rsidR="00AF7B85" w:rsidRDefault="000E71B2">
      <w:pPr>
        <w:pStyle w:val="Standard"/>
        <w:keepNext/>
        <w:keepLines/>
        <w:pageBreakBefore/>
        <w:widowControl/>
        <w:spacing w:after="240" w:line="240" w:lineRule="auto"/>
      </w:pPr>
      <w:r>
        <w:rPr>
          <w:noProof/>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3600" cy="2286000"/>
                    </a:xfrm>
                    <a:prstGeom prst="rect">
                      <a:avLst/>
                    </a:prstGeom>
                    <a:noFill/>
                    <a:ln>
                      <a:noFill/>
                      <a:prstDash/>
                    </a:ln>
                  </pic:spPr>
                </pic:pic>
              </a:graphicData>
            </a:graphic>
          </wp:inline>
        </w:drawing>
      </w:r>
    </w:p>
    <w:p w14:paraId="47758B4B" w14:textId="77777777" w:rsidR="00AF7B85" w:rsidRDefault="000E71B2">
      <w:pPr>
        <w:pStyle w:val="Standard"/>
        <w:keepNext/>
        <w:keepLines/>
        <w:widowControl/>
        <w:spacing w:after="240" w:line="240" w:lineRule="auto"/>
      </w:pPr>
      <w:bookmarkStart w:id="21" w:name="_1y810tw"/>
      <w:bookmarkEnd w:id="21"/>
      <w:r>
        <w:rPr>
          <w:rFonts w:ascii="Garamond" w:eastAsia="Garamond" w:hAnsi="Garamond" w:cs="Garamond"/>
          <w:b/>
          <w:color w:val="000000"/>
        </w:rPr>
        <w:t>Figure S4</w:t>
      </w:r>
      <w:r>
        <w:rPr>
          <w:rFonts w:ascii="Garamond" w:eastAsia="Garamond" w:hAnsi="Garamond" w:cs="Garamond"/>
          <w:color w:val="000000"/>
        </w:rPr>
        <w:t>. High heritability and high HFA location combinations by bean race. Abbreviations correspond to CDBN standard abbreviations.</w:t>
      </w:r>
    </w:p>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77777777" w:rsidR="00AF7B85" w:rsidRDefault="000E71B2">
            <w:pPr>
              <w:pStyle w:val="Standard"/>
              <w:widowControl/>
              <w:spacing w:after="0" w:line="240" w:lineRule="auto"/>
            </w:pPr>
            <w:r>
              <w:rPr>
                <w:rFonts w:ascii="Garamond" w:eastAsia="Garamond" w:hAnsi="Garamond" w:cs="Garamond"/>
                <w:b/>
                <w:color w:val="000000"/>
              </w:rPr>
              <w:t>Table S1</w:t>
            </w:r>
          </w:p>
        </w:tc>
      </w:tr>
      <w:tr w:rsidR="00AF7B85" w14:paraId="67611AD7" w14:textId="77777777">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5314D232"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77777777" w:rsidR="00AF7B85" w:rsidRDefault="00AF7B85">
      <w:pPr>
        <w:pStyle w:val="Standard"/>
        <w:widowControl/>
        <w:spacing w:after="240" w:line="480" w:lineRule="auto"/>
        <w:ind w:firstLine="360"/>
        <w:rPr>
          <w:rFonts w:ascii="Garamond" w:eastAsia="Garamond" w:hAnsi="Garamond" w:cs="Garamond"/>
          <w:color w:val="000000"/>
        </w:rPr>
      </w:pPr>
      <w:bookmarkStart w:id="22" w:name="_4i7ojhp"/>
      <w:bookmarkEnd w:id="22"/>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621"/>
        <w:gridCol w:w="1709"/>
      </w:tblGrid>
      <w:tr w:rsidR="00AF7B85" w14:paraId="7ABF0488" w14:textId="77777777">
        <w:tc>
          <w:tcPr>
            <w:tcW w:w="7289" w:type="dxa"/>
            <w:gridSpan w:val="4"/>
            <w:shd w:val="clear" w:color="auto" w:fill="FFFFFF"/>
            <w:tcMar>
              <w:top w:w="0" w:type="dxa"/>
              <w:left w:w="108" w:type="dxa"/>
              <w:bottom w:w="0" w:type="dxa"/>
              <w:right w:w="108" w:type="dxa"/>
            </w:tcMar>
            <w:vAlign w:val="center"/>
          </w:tcPr>
          <w:p w14:paraId="4AF02B6E" w14:textId="77777777" w:rsidR="00AF7B85" w:rsidRDefault="000E71B2">
            <w:pPr>
              <w:pStyle w:val="Standard"/>
              <w:widowControl/>
              <w:spacing w:after="0" w:line="240" w:lineRule="auto"/>
            </w:pPr>
            <w:r>
              <w:rPr>
                <w:rFonts w:ascii="Garamond" w:eastAsia="Garamond" w:hAnsi="Garamond" w:cs="Garamond"/>
                <w:b/>
                <w:color w:val="000000"/>
              </w:rPr>
              <w:t>Table S2</w:t>
            </w:r>
          </w:p>
        </w:tc>
      </w:tr>
      <w:tr w:rsidR="00AF7B85" w14:paraId="4C33F7DF" w14:textId="77777777">
        <w:tc>
          <w:tcPr>
            <w:tcW w:w="7289"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sidRPr="007D6D4E">
              <w:rPr>
                <w:rFonts w:ascii="Garamond" w:eastAsia="Garamond" w:hAnsi="Garamond" w:cs="Garamond"/>
                <w:color w:val="000000"/>
                <w:vertAlign w:val="superscript"/>
              </w:rPr>
              <w:t>1</w:t>
            </w:r>
            <w:r>
              <w:rPr>
                <w:rFonts w:ascii="Garamond" w:eastAsia="Garamond" w:hAnsi="Garamond" w:cs="Garamond"/>
                <w:color w:val="000000"/>
              </w:rPr>
              <w:t> of Competing Home Field Advantage Models</w:t>
            </w:r>
          </w:p>
        </w:tc>
      </w:tr>
      <w:tr w:rsidR="00AF7B85" w14:paraId="29392B4A" w14:textId="77777777">
        <w:tc>
          <w:tcPr>
            <w:tcW w:w="2805"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21"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09"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tc>
          <w:tcPr>
            <w:tcW w:w="7289"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sidRPr="007D6D4E">
              <w:rPr>
                <w:rFonts w:ascii="Garamond" w:eastAsia="Garamond" w:hAnsi="Garamond" w:cs="Garamond"/>
                <w:color w:val="000000"/>
                <w:vertAlign w:val="superscript"/>
              </w:rPr>
              <w:t>1</w:t>
            </w:r>
            <w:r>
              <w:rPr>
                <w:rFonts w:ascii="Garamond" w:eastAsia="Garamond" w:hAnsi="Garamond" w:cs="Garamond"/>
                <w:color w:val="000000"/>
              </w:rPr>
              <w:t>Akaike Information Criterion</w:t>
            </w:r>
          </w:p>
        </w:tc>
      </w:tr>
    </w:tbl>
    <w:p w14:paraId="57AAAEA4" w14:textId="77777777" w:rsidR="00AF7B85" w:rsidRDefault="00AF7B85">
      <w:pPr>
        <w:pStyle w:val="Standard"/>
        <w:widowControl/>
        <w:spacing w:after="240" w:line="480" w:lineRule="auto"/>
        <w:ind w:firstLine="360"/>
        <w:rPr>
          <w:rFonts w:ascii="Garamond" w:eastAsia="Garamond" w:hAnsi="Garamond" w:cs="Garamond"/>
          <w:color w:val="000000"/>
        </w:rPr>
      </w:pPr>
      <w:bookmarkStart w:id="23" w:name="_2xcytpi"/>
      <w:bookmarkEnd w:id="23"/>
    </w:p>
    <w:p w14:paraId="49FAA823" w14:textId="77777777" w:rsidR="00AF7B85" w:rsidRDefault="00AF7B85">
      <w:pPr>
        <w:pStyle w:val="Standard"/>
        <w:pageBreakBefore/>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tc>
          <w:tcPr>
            <w:tcW w:w="6435" w:type="dxa"/>
            <w:gridSpan w:val="5"/>
            <w:shd w:val="clear" w:color="auto" w:fill="FFFFFF"/>
            <w:tcMar>
              <w:top w:w="0" w:type="dxa"/>
              <w:left w:w="108" w:type="dxa"/>
              <w:bottom w:w="0" w:type="dxa"/>
              <w:right w:w="108" w:type="dxa"/>
            </w:tcMar>
            <w:vAlign w:val="center"/>
          </w:tcPr>
          <w:p w14:paraId="30112966" w14:textId="77777777" w:rsidR="00AF7B85" w:rsidRDefault="000E71B2">
            <w:pPr>
              <w:pStyle w:val="Standard"/>
              <w:widowControl/>
              <w:spacing w:after="0" w:line="240" w:lineRule="auto"/>
            </w:pPr>
            <w:r>
              <w:rPr>
                <w:rFonts w:ascii="Garamond" w:eastAsia="Garamond" w:hAnsi="Garamond" w:cs="Garamond"/>
                <w:b/>
                <w:color w:val="000000"/>
              </w:rPr>
              <w:t>Table S3</w:t>
            </w:r>
          </w:p>
        </w:tc>
      </w:tr>
      <w:tr w:rsidR="00AF7B85" w14:paraId="2A28C64D" w14:textId="77777777">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proofErr w:type="spellStart"/>
            <w:r>
              <w:rPr>
                <w:rFonts w:ascii="Garamond" w:eastAsia="Garamond" w:hAnsi="Garamond" w:cs="Garamond"/>
                <w:b/>
                <w:color w:val="000000"/>
              </w:rPr>
              <w:t>Pr</w:t>
            </w:r>
            <w:proofErr w:type="spellEnd"/>
            <w:r>
              <w:rPr>
                <w:rFonts w:ascii="Garamond" w:eastAsia="Garamond" w:hAnsi="Garamond" w:cs="Garamond"/>
                <w:b/>
                <w:color w:val="000000"/>
              </w:rPr>
              <w:t>(&gt;F)</w:t>
            </w:r>
          </w:p>
        </w:tc>
      </w:tr>
      <w:tr w:rsidR="00AF7B85" w14:paraId="472D15D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51EF770E" w14:textId="77777777" w:rsidR="00AF7B85" w:rsidRDefault="00AF7B85">
      <w:pPr>
        <w:pStyle w:val="Standard"/>
        <w:widowControl/>
        <w:spacing w:after="240" w:line="480" w:lineRule="auto"/>
      </w:pPr>
    </w:p>
    <w:sectPr w:rsidR="00AF7B85" w:rsidSect="00736C64">
      <w:headerReference w:type="default" r:id="rId23"/>
      <w:footerReference w:type="default" r:id="rId24"/>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3F550" w14:textId="77777777" w:rsidR="00013F4F" w:rsidRDefault="00013F4F">
      <w:r>
        <w:separator/>
      </w:r>
    </w:p>
  </w:endnote>
  <w:endnote w:type="continuationSeparator" w:id="0">
    <w:p w14:paraId="4B86FFBA" w14:textId="77777777" w:rsidR="00013F4F" w:rsidRDefault="00013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Calibri"/>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charset w:val="00"/>
    <w:family w:val="swiss"/>
    <w:pitch w:val="variable"/>
  </w:font>
  <w:font w:name="Linux Libertine G">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2A25E6" w:rsidRDefault="000E71B2">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B5C9D" w14:textId="77777777" w:rsidR="00013F4F" w:rsidRDefault="00013F4F">
      <w:r>
        <w:rPr>
          <w:color w:val="000000"/>
        </w:rPr>
        <w:separator/>
      </w:r>
    </w:p>
  </w:footnote>
  <w:footnote w:type="continuationSeparator" w:id="0">
    <w:p w14:paraId="183D20DD" w14:textId="77777777" w:rsidR="00013F4F" w:rsidRDefault="00013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2A25E6" w:rsidRDefault="00FF69F5">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1"/>
    <w:lvlOverride w:ilvl="0">
      <w:startOverride w:val="1"/>
    </w:lvlOverride>
  </w:num>
  <w:num w:numId="5">
    <w:abstractNumId w:val="0"/>
    <w:lvlOverride w:ilvl="0">
      <w:startOverride w:val="1"/>
    </w:lvlOverride>
  </w:num>
  <w:num w:numId="6">
    <w:abstractNumId w:val="2"/>
    <w:lvlOverride w:ilvl="0">
      <w:startOverride w:val="10"/>
    </w:lvlOverride>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autoHyphenation/>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10170"/>
    <w:rsid w:val="00013F4F"/>
    <w:rsid w:val="000213FE"/>
    <w:rsid w:val="000710D1"/>
    <w:rsid w:val="000E71B2"/>
    <w:rsid w:val="00153C45"/>
    <w:rsid w:val="001B0613"/>
    <w:rsid w:val="002D01DE"/>
    <w:rsid w:val="003F7A91"/>
    <w:rsid w:val="004930CD"/>
    <w:rsid w:val="00736C64"/>
    <w:rsid w:val="007D6D4E"/>
    <w:rsid w:val="0087716A"/>
    <w:rsid w:val="008F7AFF"/>
    <w:rsid w:val="00AE3EC4"/>
    <w:rsid w:val="00AE46BB"/>
    <w:rsid w:val="00AF7B85"/>
    <w:rsid w:val="00B747CD"/>
    <w:rsid w:val="00BF2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hd w:val="clear" w:color="auto" w:fill="FFFFFF"/>
      <w:spacing w:after="280" w:line="324"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rsid w:val="000213FE"/>
  </w:style>
  <w:style w:type="paragraph" w:styleId="BalloonText">
    <w:name w:val="Balloon Text"/>
    <w:basedOn w:val="Normal"/>
    <w:link w:val="BalloonTextChar"/>
    <w:uiPriority w:val="99"/>
    <w:semiHidden/>
    <w:unhideWhenUsed/>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rsid w:val="00AE46BB"/>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aostat3.fao.org/" TargetMode="External"/><Relationship Id="rId18" Type="http://schemas.openxmlformats.org/officeDocument/2006/relationships/hyperlink" Target="https://doi.org/10.1371/journal.pbio.0040216"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nph.onlinelibrary.wiley.com/doi/full/10.1111/nph.1371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BF02887079"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ice-MacQueen/cdbn-home-awa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71/FP11124" TargetMode="External"/><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ocialsciences.mcmaster.ca/jfox/Books/Companion/"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32</Pages>
  <Words>7577</Words>
  <Characters>43189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13</cp:revision>
  <cp:lastPrinted>2021-06-27T21:11:00Z</cp:lastPrinted>
  <dcterms:created xsi:type="dcterms:W3CDTF">2021-06-27T21:10:00Z</dcterms:created>
  <dcterms:modified xsi:type="dcterms:W3CDTF">2021-09-16T12:03:00Z</dcterms:modified>
</cp:coreProperties>
</file>